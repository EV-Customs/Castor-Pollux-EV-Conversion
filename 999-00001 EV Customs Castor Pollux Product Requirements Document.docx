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83E0" w14:textId="1AEAA67A" w:rsidR="4B34F430" w:rsidRDefault="69213D84" w:rsidP="4B34F430">
      <w:pPr>
        <w:rPr>
          <w:rFonts w:ascii="Aptos" w:eastAsia="Aptos" w:hAnsi="Aptos" w:cs="Aptos"/>
        </w:rPr>
      </w:pPr>
      <w:r>
        <w:rPr>
          <w:noProof/>
        </w:rPr>
        <w:drawing>
          <wp:inline distT="0" distB="0" distL="0" distR="0" wp14:anchorId="1A9F32FF" wp14:editId="370164C5">
            <wp:extent cx="5251142" cy="1556829"/>
            <wp:effectExtent l="0" t="0" r="0" b="5715"/>
            <wp:docPr id="1529289629" name="Picture 152928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8930" cy="1568032"/>
                    </a:xfrm>
                    <a:prstGeom prst="rect">
                      <a:avLst/>
                    </a:prstGeom>
                  </pic:spPr>
                </pic:pic>
              </a:graphicData>
            </a:graphic>
          </wp:inline>
        </w:drawing>
      </w:r>
    </w:p>
    <w:p w14:paraId="48342999" w14:textId="77777777" w:rsidR="00E12420" w:rsidRDefault="00E12420" w:rsidP="2DC46C4B">
      <w:pPr>
        <w:pStyle w:val="Title"/>
        <w:keepNext/>
        <w:keepLines/>
      </w:pPr>
    </w:p>
    <w:p w14:paraId="11BC9ED6" w14:textId="77777777" w:rsidR="00261EA0" w:rsidRPr="00782B3C" w:rsidRDefault="00261EA0" w:rsidP="00261EA0">
      <w:pPr>
        <w:pStyle w:val="Title"/>
        <w:keepNext/>
        <w:keepLines/>
        <w:jc w:val="center"/>
        <w:rPr>
          <w:rFonts w:ascii="Arial" w:eastAsia="SimSun" w:hAnsi="Arial" w:cs="Arial"/>
          <w:b/>
          <w:spacing w:val="0"/>
          <w:kern w:val="0"/>
          <w:sz w:val="52"/>
          <w:szCs w:val="52"/>
          <w:lang w:eastAsia="en-US"/>
        </w:rPr>
      </w:pPr>
      <w:r w:rsidRPr="00782B3C">
        <w:rPr>
          <w:rFonts w:ascii="Arial" w:eastAsia="SimSun" w:hAnsi="Arial" w:cs="Arial"/>
          <w:b/>
          <w:spacing w:val="0"/>
          <w:kern w:val="0"/>
          <w:sz w:val="52"/>
          <w:szCs w:val="52"/>
          <w:lang w:eastAsia="en-US"/>
        </w:rPr>
        <w:t>Product Requirements Document</w:t>
      </w:r>
    </w:p>
    <w:p w14:paraId="22926D20" w14:textId="4101EBCA" w:rsidR="00FE6C94" w:rsidRDefault="61B944B7" w:rsidP="007714A4">
      <w:pPr>
        <w:pStyle w:val="Title"/>
        <w:keepNext/>
        <w:keepLines/>
        <w:jc w:val="center"/>
      </w:pPr>
      <w:r w:rsidRPr="2DC46C4B">
        <w:t xml:space="preserve">VUE </w:t>
      </w:r>
      <w:r w:rsidR="00FE6C94">
        <w:t>Go-To-Market (GTM)</w:t>
      </w:r>
    </w:p>
    <w:p w14:paraId="3F8CE493" w14:textId="136C1A09" w:rsidR="00840B64" w:rsidRDefault="003E1F91" w:rsidP="007714A4">
      <w:pPr>
        <w:jc w:val="center"/>
        <w:rPr>
          <w:rFonts w:cs="Arial"/>
          <w:sz w:val="28"/>
          <w:szCs w:val="28"/>
        </w:rPr>
      </w:pPr>
      <w:r>
        <w:rPr>
          <w:rFonts w:cs="Arial"/>
          <w:sz w:val="28"/>
          <w:szCs w:val="28"/>
        </w:rPr>
        <w:t>Document #</w:t>
      </w:r>
      <w:r w:rsidR="00525492">
        <w:rPr>
          <w:rFonts w:cs="Arial"/>
          <w:sz w:val="28"/>
          <w:szCs w:val="28"/>
        </w:rPr>
        <w:t>999-000</w:t>
      </w:r>
      <w:r w:rsidR="003F2675">
        <w:rPr>
          <w:rFonts w:cs="Arial"/>
          <w:sz w:val="28"/>
          <w:szCs w:val="28"/>
        </w:rPr>
        <w:t>0</w:t>
      </w:r>
      <w:r w:rsidR="00525492">
        <w:rPr>
          <w:rFonts w:cs="Arial"/>
          <w:sz w:val="28"/>
          <w:szCs w:val="28"/>
        </w:rPr>
        <w:t>1-</w:t>
      </w:r>
      <w:r w:rsidR="001D45F2">
        <w:rPr>
          <w:rFonts w:cs="Arial"/>
          <w:sz w:val="28"/>
          <w:szCs w:val="28"/>
        </w:rPr>
        <w:t>B</w:t>
      </w:r>
      <w:r w:rsidR="00A75F52">
        <w:rPr>
          <w:rFonts w:cs="Arial"/>
          <w:sz w:val="28"/>
          <w:szCs w:val="28"/>
        </w:rPr>
        <w:t>_RADAR_ONLY</w:t>
      </w:r>
      <w:r w:rsidR="00525492">
        <w:rPr>
          <w:rFonts w:cs="Arial"/>
          <w:sz w:val="28"/>
          <w:szCs w:val="28"/>
        </w:rPr>
        <w:t xml:space="preserve"> </w:t>
      </w:r>
    </w:p>
    <w:p w14:paraId="11203373" w14:textId="449FBFC6" w:rsidR="007714A4" w:rsidRPr="00F92DE5" w:rsidRDefault="003E1F91" w:rsidP="007714A4">
      <w:pPr>
        <w:jc w:val="center"/>
        <w:rPr>
          <w:rFonts w:cs="Arial"/>
          <w:sz w:val="28"/>
          <w:szCs w:val="28"/>
        </w:rPr>
      </w:pPr>
      <w:r>
        <w:rPr>
          <w:rFonts w:cs="Arial"/>
          <w:sz w:val="28"/>
          <w:szCs w:val="28"/>
        </w:rPr>
        <w:t xml:space="preserve">MS Word </w:t>
      </w:r>
      <w:r w:rsidR="007714A4" w:rsidRPr="00F92DE5">
        <w:rPr>
          <w:rFonts w:cs="Arial"/>
          <w:sz w:val="28"/>
          <w:szCs w:val="28"/>
        </w:rPr>
        <w:t xml:space="preserve">Version </w:t>
      </w:r>
      <w:r w:rsidR="00F92DE5" w:rsidRPr="00F92DE5">
        <w:rPr>
          <w:rFonts w:cs="Arial"/>
          <w:sz w:val="28"/>
          <w:szCs w:val="28"/>
        </w:rPr>
        <w:t>2.</w:t>
      </w:r>
      <w:r w:rsidR="001D45F2">
        <w:rPr>
          <w:rFonts w:cs="Arial"/>
          <w:sz w:val="28"/>
          <w:szCs w:val="28"/>
        </w:rPr>
        <w:t>1</w:t>
      </w:r>
    </w:p>
    <w:p w14:paraId="1B62865D" w14:textId="77777777" w:rsidR="007714A4" w:rsidRDefault="007714A4" w:rsidP="007714A4">
      <w:pPr>
        <w:jc w:val="center"/>
      </w:pPr>
    </w:p>
    <w:p w14:paraId="2DC9717B" w14:textId="0D67819D" w:rsidR="007714A4" w:rsidRDefault="002C755B" w:rsidP="007714A4">
      <w:pPr>
        <w:jc w:val="center"/>
        <w:rPr>
          <w:rFonts w:cs="Arial"/>
          <w:b/>
          <w:bCs/>
        </w:rPr>
      </w:pPr>
      <w:r w:rsidRPr="00A75F52">
        <w:rPr>
          <w:rFonts w:cs="Arial"/>
          <w:b/>
          <w:bCs/>
        </w:rPr>
        <w:t xml:space="preserve">Issued </w:t>
      </w:r>
      <w:r w:rsidR="002E1E93" w:rsidRPr="00A75F52">
        <w:rPr>
          <w:rFonts w:cs="Arial"/>
          <w:b/>
          <w:bCs/>
        </w:rPr>
        <w:t>PDF timestamp</w:t>
      </w:r>
      <w:r w:rsidR="007714A4" w:rsidRPr="00A75F52">
        <w:rPr>
          <w:rFonts w:cs="Arial"/>
          <w:b/>
          <w:bCs/>
        </w:rPr>
        <w:t xml:space="preserve">:  </w:t>
      </w:r>
      <w:r w:rsidR="00D2249F" w:rsidRPr="00A75F52">
        <w:rPr>
          <w:rFonts w:cs="Arial"/>
          <w:b/>
          <w:bCs/>
        </w:rPr>
        <w:t>2025-</w:t>
      </w:r>
      <w:r w:rsidR="00A75F52" w:rsidRPr="00A75F52">
        <w:rPr>
          <w:rFonts w:cs="Arial"/>
          <w:b/>
          <w:bCs/>
        </w:rPr>
        <w:t>05</w:t>
      </w:r>
      <w:r w:rsidR="00D2249F" w:rsidRPr="00A75F52">
        <w:rPr>
          <w:rFonts w:cs="Arial"/>
          <w:b/>
          <w:bCs/>
        </w:rPr>
        <w:t>-</w:t>
      </w:r>
      <w:r w:rsidR="00A75F52" w:rsidRPr="00A75F52">
        <w:rPr>
          <w:rFonts w:cs="Arial"/>
          <w:b/>
          <w:bCs/>
        </w:rPr>
        <w:t>01</w:t>
      </w:r>
      <w:r w:rsidR="002E1E93" w:rsidRPr="00A75F52">
        <w:rPr>
          <w:rFonts w:cs="Arial"/>
          <w:b/>
          <w:bCs/>
        </w:rPr>
        <w:t>-</w:t>
      </w:r>
      <w:r w:rsidR="00A75F52" w:rsidRPr="00A75F52">
        <w:rPr>
          <w:rFonts w:cs="Arial"/>
          <w:b/>
          <w:bCs/>
        </w:rPr>
        <w:t>0600</w:t>
      </w:r>
      <w:r w:rsidR="002E1E93" w:rsidRPr="00A75F52">
        <w:rPr>
          <w:rFonts w:cs="Arial"/>
          <w:b/>
          <w:bCs/>
        </w:rPr>
        <w:t xml:space="preserve"> PT USA</w:t>
      </w:r>
    </w:p>
    <w:p w14:paraId="24135167" w14:textId="77777777" w:rsidR="007714A4" w:rsidRDefault="007714A4" w:rsidP="007714A4">
      <w:pPr>
        <w:jc w:val="center"/>
      </w:pPr>
    </w:p>
    <w:p w14:paraId="1426AE78" w14:textId="77777777" w:rsidR="007714A4" w:rsidRDefault="007714A4" w:rsidP="007714A4">
      <w:pPr>
        <w:jc w:val="center"/>
      </w:pPr>
    </w:p>
    <w:p w14:paraId="2AFFE11A" w14:textId="77777777" w:rsidR="007714A4" w:rsidRDefault="007714A4" w:rsidP="007714A4">
      <w:pPr>
        <w:jc w:val="center"/>
      </w:pPr>
    </w:p>
    <w:p w14:paraId="356B5C11" w14:textId="77777777" w:rsidR="007714A4" w:rsidRDefault="007714A4" w:rsidP="007714A4">
      <w:pPr>
        <w:jc w:val="center"/>
      </w:pPr>
    </w:p>
    <w:p w14:paraId="72B7C5CC" w14:textId="77777777" w:rsidR="007714A4" w:rsidRDefault="007714A4" w:rsidP="007714A4">
      <w:pPr>
        <w:jc w:val="center"/>
      </w:pPr>
    </w:p>
    <w:p w14:paraId="0F2C2A35" w14:textId="58197252" w:rsidR="007714A4" w:rsidRDefault="007714A4" w:rsidP="007714A4">
      <w:pPr>
        <w:jc w:val="center"/>
        <w:rPr>
          <w:b/>
          <w:sz w:val="36"/>
          <w:szCs w:val="36"/>
        </w:rPr>
      </w:pPr>
      <w:r>
        <w:rPr>
          <w:b/>
          <w:sz w:val="36"/>
          <w:szCs w:val="36"/>
        </w:rPr>
        <w:t xml:space="preserve">Spoke </w:t>
      </w:r>
      <w:r w:rsidR="00861AA9">
        <w:rPr>
          <w:b/>
          <w:sz w:val="36"/>
          <w:szCs w:val="36"/>
        </w:rPr>
        <w:t xml:space="preserve">Safety Inc </w:t>
      </w:r>
      <w:r>
        <w:rPr>
          <w:b/>
          <w:sz w:val="36"/>
          <w:szCs w:val="36"/>
        </w:rPr>
        <w:t>Confidential</w:t>
      </w:r>
    </w:p>
    <w:p w14:paraId="43278E9F" w14:textId="0381B3A7" w:rsidR="00EC39F7" w:rsidRDefault="00EC39F7" w:rsidP="007714A4">
      <w:pPr>
        <w:pStyle w:val="Header"/>
        <w:keepNext/>
        <w:keepLines/>
        <w:spacing w:before="480" w:after="120"/>
        <w:rPr>
          <w:rFonts w:ascii="Aptos" w:eastAsia="Aptos" w:hAnsi="Aptos" w:cs="Aptos"/>
        </w:rPr>
      </w:pPr>
      <w:r w:rsidDel="003956CF">
        <w:rPr>
          <w:b/>
          <w:sz w:val="36"/>
          <w:szCs w:val="36"/>
        </w:rPr>
        <w:br w:type="page"/>
      </w:r>
    </w:p>
    <w:sdt>
      <w:sdtPr>
        <w:id w:val="858472868"/>
        <w:docPartObj>
          <w:docPartGallery w:val="Table of Contents"/>
          <w:docPartUnique/>
        </w:docPartObj>
      </w:sdtPr>
      <w:sdtEndPr>
        <w:rPr>
          <w:b/>
          <w:bCs/>
          <w:noProof/>
        </w:rPr>
      </w:sdtEndPr>
      <w:sdtContent>
        <w:p w14:paraId="44DD1BB4" w14:textId="123F28C0" w:rsidR="00BA3EF2" w:rsidRPr="00BA3EF2" w:rsidRDefault="00BA3EF2" w:rsidP="00BA3EF2">
          <w:pPr>
            <w:pStyle w:val="Header"/>
            <w:keepNext/>
            <w:keepLines/>
            <w:spacing w:before="480" w:after="120"/>
            <w:rPr>
              <w:rFonts w:ascii="Aptos" w:eastAsia="Aptos" w:hAnsi="Aptos" w:cs="Aptos"/>
              <w:b/>
              <w:bCs/>
              <w:sz w:val="32"/>
              <w:szCs w:val="32"/>
            </w:rPr>
          </w:pPr>
          <w:r w:rsidRPr="2DC46C4B">
            <w:rPr>
              <w:rFonts w:ascii="Aptos" w:eastAsia="Aptos" w:hAnsi="Aptos" w:cs="Aptos"/>
              <w:b/>
              <w:bCs/>
              <w:sz w:val="32"/>
              <w:szCs w:val="32"/>
            </w:rPr>
            <w:t>Table of Contents</w:t>
          </w:r>
        </w:p>
        <w:p w14:paraId="66E6C847" w14:textId="041E5352" w:rsidR="00C71A7A" w:rsidRDefault="00BA3EF2">
          <w:pPr>
            <w:pStyle w:val="TOC1"/>
            <w:tabs>
              <w:tab w:val="left" w:pos="480"/>
              <w:tab w:val="right" w:leader="dot" w:pos="10790"/>
            </w:tabs>
            <w:rPr>
              <w:b w:val="0"/>
              <w:bCs w:val="0"/>
              <w:i w:val="0"/>
              <w:iCs w:val="0"/>
              <w:noProof/>
              <w:kern w:val="2"/>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196394924" w:history="1">
            <w:r w:rsidR="00C71A7A" w:rsidRPr="00C56945">
              <w:rPr>
                <w:rStyle w:val="Hyperlink"/>
                <w:noProof/>
              </w:rPr>
              <w:t>1</w:t>
            </w:r>
            <w:r w:rsidR="00C71A7A">
              <w:rPr>
                <w:b w:val="0"/>
                <w:bCs w:val="0"/>
                <w:i w:val="0"/>
                <w:iCs w:val="0"/>
                <w:noProof/>
                <w:kern w:val="2"/>
                <w:lang w:eastAsia="en-US"/>
                <w14:ligatures w14:val="standardContextual"/>
              </w:rPr>
              <w:tab/>
            </w:r>
            <w:r w:rsidR="00C71A7A" w:rsidRPr="00C56945">
              <w:rPr>
                <w:rStyle w:val="Hyperlink"/>
                <w:noProof/>
              </w:rPr>
              <w:t>Document Purpose</w:t>
            </w:r>
            <w:r w:rsidR="00C71A7A">
              <w:rPr>
                <w:noProof/>
                <w:webHidden/>
              </w:rPr>
              <w:tab/>
            </w:r>
            <w:r w:rsidR="00C71A7A">
              <w:rPr>
                <w:noProof/>
                <w:webHidden/>
              </w:rPr>
              <w:fldChar w:fldCharType="begin"/>
            </w:r>
            <w:r w:rsidR="00C71A7A">
              <w:rPr>
                <w:noProof/>
                <w:webHidden/>
              </w:rPr>
              <w:instrText xml:space="preserve"> PAGEREF _Toc196394924 \h </w:instrText>
            </w:r>
            <w:r w:rsidR="00C71A7A">
              <w:rPr>
                <w:noProof/>
                <w:webHidden/>
              </w:rPr>
            </w:r>
            <w:r w:rsidR="00C71A7A">
              <w:rPr>
                <w:noProof/>
                <w:webHidden/>
              </w:rPr>
              <w:fldChar w:fldCharType="separate"/>
            </w:r>
            <w:r w:rsidR="00C71A7A">
              <w:rPr>
                <w:noProof/>
                <w:webHidden/>
              </w:rPr>
              <w:t>4</w:t>
            </w:r>
            <w:r w:rsidR="00C71A7A">
              <w:rPr>
                <w:noProof/>
                <w:webHidden/>
              </w:rPr>
              <w:fldChar w:fldCharType="end"/>
            </w:r>
          </w:hyperlink>
        </w:p>
        <w:p w14:paraId="3E9E3957" w14:textId="115AE8CD"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25" w:history="1">
            <w:r w:rsidRPr="00C56945">
              <w:rPr>
                <w:rStyle w:val="Hyperlink"/>
                <w:noProof/>
              </w:rPr>
              <w:t>1.1</w:t>
            </w:r>
            <w:r>
              <w:rPr>
                <w:b w:val="0"/>
                <w:bCs w:val="0"/>
                <w:noProof/>
                <w:kern w:val="2"/>
                <w:sz w:val="24"/>
                <w:szCs w:val="24"/>
                <w:lang w:eastAsia="en-US"/>
                <w14:ligatures w14:val="standardContextual"/>
              </w:rPr>
              <w:tab/>
            </w:r>
            <w:r w:rsidRPr="00C56945">
              <w:rPr>
                <w:rStyle w:val="Hyperlink"/>
                <w:noProof/>
              </w:rPr>
              <w:t>Requirement Identifiers</w:t>
            </w:r>
            <w:r>
              <w:rPr>
                <w:noProof/>
                <w:webHidden/>
              </w:rPr>
              <w:tab/>
            </w:r>
            <w:r>
              <w:rPr>
                <w:noProof/>
                <w:webHidden/>
              </w:rPr>
              <w:fldChar w:fldCharType="begin"/>
            </w:r>
            <w:r>
              <w:rPr>
                <w:noProof/>
                <w:webHidden/>
              </w:rPr>
              <w:instrText xml:space="preserve"> PAGEREF _Toc196394925 \h </w:instrText>
            </w:r>
            <w:r>
              <w:rPr>
                <w:noProof/>
                <w:webHidden/>
              </w:rPr>
            </w:r>
            <w:r>
              <w:rPr>
                <w:noProof/>
                <w:webHidden/>
              </w:rPr>
              <w:fldChar w:fldCharType="separate"/>
            </w:r>
            <w:r>
              <w:rPr>
                <w:noProof/>
                <w:webHidden/>
              </w:rPr>
              <w:t>4</w:t>
            </w:r>
            <w:r>
              <w:rPr>
                <w:noProof/>
                <w:webHidden/>
              </w:rPr>
              <w:fldChar w:fldCharType="end"/>
            </w:r>
          </w:hyperlink>
        </w:p>
        <w:p w14:paraId="570A8782" w14:textId="03138949" w:rsidR="00C71A7A" w:rsidRDefault="00C71A7A">
          <w:pPr>
            <w:pStyle w:val="TOC1"/>
            <w:tabs>
              <w:tab w:val="left" w:pos="480"/>
              <w:tab w:val="right" w:leader="dot" w:pos="10790"/>
            </w:tabs>
            <w:rPr>
              <w:b w:val="0"/>
              <w:bCs w:val="0"/>
              <w:i w:val="0"/>
              <w:iCs w:val="0"/>
              <w:noProof/>
              <w:kern w:val="2"/>
              <w:lang w:eastAsia="en-US"/>
              <w14:ligatures w14:val="standardContextual"/>
            </w:rPr>
          </w:pPr>
          <w:hyperlink w:anchor="_Toc196394926" w:history="1">
            <w:r w:rsidRPr="00C56945">
              <w:rPr>
                <w:rStyle w:val="Hyperlink"/>
                <w:noProof/>
              </w:rPr>
              <w:t>2</w:t>
            </w:r>
            <w:r>
              <w:rPr>
                <w:b w:val="0"/>
                <w:bCs w:val="0"/>
                <w:i w:val="0"/>
                <w:iCs w:val="0"/>
                <w:noProof/>
                <w:kern w:val="2"/>
                <w:lang w:eastAsia="en-US"/>
                <w14:ligatures w14:val="standardContextual"/>
              </w:rPr>
              <w:tab/>
            </w:r>
            <w:r w:rsidRPr="00C56945">
              <w:rPr>
                <w:rStyle w:val="Hyperlink"/>
                <w:noProof/>
              </w:rPr>
              <w:t>Introduction</w:t>
            </w:r>
            <w:r>
              <w:rPr>
                <w:noProof/>
                <w:webHidden/>
              </w:rPr>
              <w:tab/>
            </w:r>
            <w:r>
              <w:rPr>
                <w:noProof/>
                <w:webHidden/>
              </w:rPr>
              <w:fldChar w:fldCharType="begin"/>
            </w:r>
            <w:r>
              <w:rPr>
                <w:noProof/>
                <w:webHidden/>
              </w:rPr>
              <w:instrText xml:space="preserve"> PAGEREF _Toc196394926 \h </w:instrText>
            </w:r>
            <w:r>
              <w:rPr>
                <w:noProof/>
                <w:webHidden/>
              </w:rPr>
            </w:r>
            <w:r>
              <w:rPr>
                <w:noProof/>
                <w:webHidden/>
              </w:rPr>
              <w:fldChar w:fldCharType="separate"/>
            </w:r>
            <w:r>
              <w:rPr>
                <w:noProof/>
                <w:webHidden/>
              </w:rPr>
              <w:t>5</w:t>
            </w:r>
            <w:r>
              <w:rPr>
                <w:noProof/>
                <w:webHidden/>
              </w:rPr>
              <w:fldChar w:fldCharType="end"/>
            </w:r>
          </w:hyperlink>
        </w:p>
        <w:p w14:paraId="49FD7C50" w14:textId="6E52EC15"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27" w:history="1">
            <w:r w:rsidRPr="00C56945">
              <w:rPr>
                <w:rStyle w:val="Hyperlink"/>
                <w:noProof/>
              </w:rPr>
              <w:t>2.1</w:t>
            </w:r>
            <w:r>
              <w:rPr>
                <w:b w:val="0"/>
                <w:bCs w:val="0"/>
                <w:noProof/>
                <w:kern w:val="2"/>
                <w:sz w:val="24"/>
                <w:szCs w:val="24"/>
                <w:lang w:eastAsia="en-US"/>
                <w14:ligatures w14:val="standardContextual"/>
              </w:rPr>
              <w:tab/>
            </w:r>
            <w:r w:rsidRPr="00C56945">
              <w:rPr>
                <w:rStyle w:val="Hyperlink"/>
                <w:noProof/>
              </w:rPr>
              <w:t xml:space="preserve">Hardware Block Diagram </w:t>
            </w:r>
            <w:r>
              <w:rPr>
                <w:noProof/>
                <w:webHidden/>
              </w:rPr>
              <w:tab/>
            </w:r>
            <w:r>
              <w:rPr>
                <w:noProof/>
                <w:webHidden/>
              </w:rPr>
              <w:fldChar w:fldCharType="begin"/>
            </w:r>
            <w:r>
              <w:rPr>
                <w:noProof/>
                <w:webHidden/>
              </w:rPr>
              <w:instrText xml:space="preserve"> PAGEREF _Toc196394927 \h </w:instrText>
            </w:r>
            <w:r>
              <w:rPr>
                <w:noProof/>
                <w:webHidden/>
              </w:rPr>
            </w:r>
            <w:r>
              <w:rPr>
                <w:noProof/>
                <w:webHidden/>
              </w:rPr>
              <w:fldChar w:fldCharType="separate"/>
            </w:r>
            <w:r>
              <w:rPr>
                <w:noProof/>
                <w:webHidden/>
              </w:rPr>
              <w:t>6</w:t>
            </w:r>
            <w:r>
              <w:rPr>
                <w:noProof/>
                <w:webHidden/>
              </w:rPr>
              <w:fldChar w:fldCharType="end"/>
            </w:r>
          </w:hyperlink>
        </w:p>
        <w:p w14:paraId="1C96ED18" w14:textId="082F74AB"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28" w:history="1">
            <w:r w:rsidRPr="00C56945">
              <w:rPr>
                <w:rStyle w:val="Hyperlink"/>
                <w:rFonts w:ascii="Aptos Display" w:hAnsi="Aptos Display" w:cs="Segoe UI"/>
                <w:noProof/>
                <w:lang w:val="en-GB"/>
              </w:rPr>
              <w:t>2.2</w:t>
            </w:r>
            <w:r>
              <w:rPr>
                <w:b w:val="0"/>
                <w:bCs w:val="0"/>
                <w:noProof/>
                <w:kern w:val="2"/>
                <w:sz w:val="24"/>
                <w:szCs w:val="24"/>
                <w:lang w:eastAsia="en-US"/>
                <w14:ligatures w14:val="standardContextual"/>
              </w:rPr>
              <w:tab/>
            </w:r>
            <w:r w:rsidRPr="00C56945">
              <w:rPr>
                <w:rStyle w:val="Hyperlink"/>
                <w:rFonts w:ascii="Aptos Display" w:hAnsi="Aptos Display" w:cs="Segoe UI"/>
                <w:noProof/>
                <w:lang w:val="en-GB"/>
              </w:rPr>
              <w:t>Principle Functionality Explained</w:t>
            </w:r>
            <w:r>
              <w:rPr>
                <w:noProof/>
                <w:webHidden/>
              </w:rPr>
              <w:tab/>
            </w:r>
            <w:r>
              <w:rPr>
                <w:noProof/>
                <w:webHidden/>
              </w:rPr>
              <w:fldChar w:fldCharType="begin"/>
            </w:r>
            <w:r>
              <w:rPr>
                <w:noProof/>
                <w:webHidden/>
              </w:rPr>
              <w:instrText xml:space="preserve"> PAGEREF _Toc196394928 \h </w:instrText>
            </w:r>
            <w:r>
              <w:rPr>
                <w:noProof/>
                <w:webHidden/>
              </w:rPr>
            </w:r>
            <w:r>
              <w:rPr>
                <w:noProof/>
                <w:webHidden/>
              </w:rPr>
              <w:fldChar w:fldCharType="separate"/>
            </w:r>
            <w:r>
              <w:rPr>
                <w:noProof/>
                <w:webHidden/>
              </w:rPr>
              <w:t>7</w:t>
            </w:r>
            <w:r>
              <w:rPr>
                <w:noProof/>
                <w:webHidden/>
              </w:rPr>
              <w:fldChar w:fldCharType="end"/>
            </w:r>
          </w:hyperlink>
        </w:p>
        <w:p w14:paraId="65127800" w14:textId="55540AB6"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29" w:history="1">
            <w:r w:rsidRPr="00C56945">
              <w:rPr>
                <w:rStyle w:val="Hyperlink"/>
                <w:noProof/>
              </w:rPr>
              <w:t>2.3</w:t>
            </w:r>
            <w:r>
              <w:rPr>
                <w:b w:val="0"/>
                <w:bCs w:val="0"/>
                <w:noProof/>
                <w:kern w:val="2"/>
                <w:sz w:val="24"/>
                <w:szCs w:val="24"/>
                <w:lang w:eastAsia="en-US"/>
                <w14:ligatures w14:val="standardContextual"/>
              </w:rPr>
              <w:tab/>
            </w:r>
            <w:r w:rsidRPr="00C56945">
              <w:rPr>
                <w:rStyle w:val="Hyperlink"/>
                <w:noProof/>
              </w:rPr>
              <w:t>Key Component Candidates</w:t>
            </w:r>
            <w:r>
              <w:rPr>
                <w:noProof/>
                <w:webHidden/>
              </w:rPr>
              <w:tab/>
            </w:r>
            <w:r>
              <w:rPr>
                <w:noProof/>
                <w:webHidden/>
              </w:rPr>
              <w:fldChar w:fldCharType="begin"/>
            </w:r>
            <w:r>
              <w:rPr>
                <w:noProof/>
                <w:webHidden/>
              </w:rPr>
              <w:instrText xml:space="preserve"> PAGEREF _Toc196394929 \h </w:instrText>
            </w:r>
            <w:r>
              <w:rPr>
                <w:noProof/>
                <w:webHidden/>
              </w:rPr>
            </w:r>
            <w:r>
              <w:rPr>
                <w:noProof/>
                <w:webHidden/>
              </w:rPr>
              <w:fldChar w:fldCharType="separate"/>
            </w:r>
            <w:r>
              <w:rPr>
                <w:noProof/>
                <w:webHidden/>
              </w:rPr>
              <w:t>9</w:t>
            </w:r>
            <w:r>
              <w:rPr>
                <w:noProof/>
                <w:webHidden/>
              </w:rPr>
              <w:fldChar w:fldCharType="end"/>
            </w:r>
          </w:hyperlink>
        </w:p>
        <w:p w14:paraId="10928061" w14:textId="12A0FAB6" w:rsidR="00C71A7A" w:rsidRDefault="00C71A7A">
          <w:pPr>
            <w:pStyle w:val="TOC1"/>
            <w:tabs>
              <w:tab w:val="left" w:pos="480"/>
              <w:tab w:val="right" w:leader="dot" w:pos="10790"/>
            </w:tabs>
            <w:rPr>
              <w:b w:val="0"/>
              <w:bCs w:val="0"/>
              <w:i w:val="0"/>
              <w:iCs w:val="0"/>
              <w:noProof/>
              <w:kern w:val="2"/>
              <w:lang w:eastAsia="en-US"/>
              <w14:ligatures w14:val="standardContextual"/>
            </w:rPr>
          </w:pPr>
          <w:hyperlink w:anchor="_Toc196394930" w:history="1">
            <w:r w:rsidRPr="00C56945">
              <w:rPr>
                <w:rStyle w:val="Hyperlink"/>
                <w:noProof/>
              </w:rPr>
              <w:t>3</w:t>
            </w:r>
            <w:r>
              <w:rPr>
                <w:b w:val="0"/>
                <w:bCs w:val="0"/>
                <w:i w:val="0"/>
                <w:iCs w:val="0"/>
                <w:noProof/>
                <w:kern w:val="2"/>
                <w:lang w:eastAsia="en-US"/>
                <w14:ligatures w14:val="standardContextual"/>
              </w:rPr>
              <w:tab/>
            </w:r>
            <w:r w:rsidRPr="00C56945">
              <w:rPr>
                <w:rStyle w:val="Hyperlink"/>
                <w:noProof/>
              </w:rPr>
              <w:t>Functional Requirements</w:t>
            </w:r>
            <w:r>
              <w:rPr>
                <w:noProof/>
                <w:webHidden/>
              </w:rPr>
              <w:tab/>
            </w:r>
            <w:r>
              <w:rPr>
                <w:noProof/>
                <w:webHidden/>
              </w:rPr>
              <w:fldChar w:fldCharType="begin"/>
            </w:r>
            <w:r>
              <w:rPr>
                <w:noProof/>
                <w:webHidden/>
              </w:rPr>
              <w:instrText xml:space="preserve"> PAGEREF _Toc196394930 \h </w:instrText>
            </w:r>
            <w:r>
              <w:rPr>
                <w:noProof/>
                <w:webHidden/>
              </w:rPr>
            </w:r>
            <w:r>
              <w:rPr>
                <w:noProof/>
                <w:webHidden/>
              </w:rPr>
              <w:fldChar w:fldCharType="separate"/>
            </w:r>
            <w:r>
              <w:rPr>
                <w:noProof/>
                <w:webHidden/>
              </w:rPr>
              <w:t>10</w:t>
            </w:r>
            <w:r>
              <w:rPr>
                <w:noProof/>
                <w:webHidden/>
              </w:rPr>
              <w:fldChar w:fldCharType="end"/>
            </w:r>
          </w:hyperlink>
        </w:p>
        <w:p w14:paraId="5F53BDB0" w14:textId="33433D6A"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31" w:history="1">
            <w:r w:rsidRPr="00C56945">
              <w:rPr>
                <w:rStyle w:val="Hyperlink"/>
                <w:noProof/>
              </w:rPr>
              <w:t>3.1</w:t>
            </w:r>
            <w:r>
              <w:rPr>
                <w:b w:val="0"/>
                <w:bCs w:val="0"/>
                <w:noProof/>
                <w:kern w:val="2"/>
                <w:sz w:val="24"/>
                <w:szCs w:val="24"/>
                <w:lang w:eastAsia="en-US"/>
                <w14:ligatures w14:val="standardContextual"/>
              </w:rPr>
              <w:tab/>
            </w:r>
            <w:r w:rsidRPr="00C56945">
              <w:rPr>
                <w:rStyle w:val="Hyperlink"/>
                <w:noProof/>
              </w:rPr>
              <w:t>Electrical Requirements (ELEC-###)</w:t>
            </w:r>
            <w:r>
              <w:rPr>
                <w:noProof/>
                <w:webHidden/>
              </w:rPr>
              <w:tab/>
            </w:r>
            <w:r>
              <w:rPr>
                <w:noProof/>
                <w:webHidden/>
              </w:rPr>
              <w:fldChar w:fldCharType="begin"/>
            </w:r>
            <w:r>
              <w:rPr>
                <w:noProof/>
                <w:webHidden/>
              </w:rPr>
              <w:instrText xml:space="preserve"> PAGEREF _Toc196394931 \h </w:instrText>
            </w:r>
            <w:r>
              <w:rPr>
                <w:noProof/>
                <w:webHidden/>
              </w:rPr>
            </w:r>
            <w:r>
              <w:rPr>
                <w:noProof/>
                <w:webHidden/>
              </w:rPr>
              <w:fldChar w:fldCharType="separate"/>
            </w:r>
            <w:r>
              <w:rPr>
                <w:noProof/>
                <w:webHidden/>
              </w:rPr>
              <w:t>10</w:t>
            </w:r>
            <w:r>
              <w:rPr>
                <w:noProof/>
                <w:webHidden/>
              </w:rPr>
              <w:fldChar w:fldCharType="end"/>
            </w:r>
          </w:hyperlink>
        </w:p>
        <w:p w14:paraId="2AA0E879" w14:textId="5717BEA4"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32" w:history="1">
            <w:r w:rsidRPr="00C56945">
              <w:rPr>
                <w:rStyle w:val="Hyperlink"/>
                <w:noProof/>
              </w:rPr>
              <w:t>3.2</w:t>
            </w:r>
            <w:r>
              <w:rPr>
                <w:b w:val="0"/>
                <w:bCs w:val="0"/>
                <w:noProof/>
                <w:kern w:val="2"/>
                <w:sz w:val="24"/>
                <w:szCs w:val="24"/>
                <w:lang w:eastAsia="en-US"/>
                <w14:ligatures w14:val="standardContextual"/>
              </w:rPr>
              <w:tab/>
            </w:r>
            <w:r w:rsidRPr="00C56945">
              <w:rPr>
                <w:rStyle w:val="Hyperlink"/>
                <w:noProof/>
              </w:rPr>
              <w:t>Mechanical Requirements (MECH-###)</w:t>
            </w:r>
            <w:r>
              <w:rPr>
                <w:noProof/>
                <w:webHidden/>
              </w:rPr>
              <w:tab/>
            </w:r>
            <w:r>
              <w:rPr>
                <w:noProof/>
                <w:webHidden/>
              </w:rPr>
              <w:fldChar w:fldCharType="begin"/>
            </w:r>
            <w:r>
              <w:rPr>
                <w:noProof/>
                <w:webHidden/>
              </w:rPr>
              <w:instrText xml:space="preserve"> PAGEREF _Toc196394932 \h </w:instrText>
            </w:r>
            <w:r>
              <w:rPr>
                <w:noProof/>
                <w:webHidden/>
              </w:rPr>
            </w:r>
            <w:r>
              <w:rPr>
                <w:noProof/>
                <w:webHidden/>
              </w:rPr>
              <w:fldChar w:fldCharType="separate"/>
            </w:r>
            <w:r>
              <w:rPr>
                <w:noProof/>
                <w:webHidden/>
              </w:rPr>
              <w:t>10</w:t>
            </w:r>
            <w:r>
              <w:rPr>
                <w:noProof/>
                <w:webHidden/>
              </w:rPr>
              <w:fldChar w:fldCharType="end"/>
            </w:r>
          </w:hyperlink>
        </w:p>
        <w:p w14:paraId="7A033422" w14:textId="4B4CE74E"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33" w:history="1">
            <w:r w:rsidRPr="00C56945">
              <w:rPr>
                <w:rStyle w:val="Hyperlink"/>
                <w:noProof/>
              </w:rPr>
              <w:t>3.3</w:t>
            </w:r>
            <w:r>
              <w:rPr>
                <w:b w:val="0"/>
                <w:bCs w:val="0"/>
                <w:noProof/>
                <w:kern w:val="2"/>
                <w:sz w:val="24"/>
                <w:szCs w:val="24"/>
                <w:lang w:eastAsia="en-US"/>
                <w14:ligatures w14:val="standardContextual"/>
              </w:rPr>
              <w:tab/>
            </w:r>
            <w:r w:rsidRPr="00C56945">
              <w:rPr>
                <w:rStyle w:val="Hyperlink"/>
                <w:noProof/>
              </w:rPr>
              <w:t>Software Requirements (SOFT-###)</w:t>
            </w:r>
            <w:r>
              <w:rPr>
                <w:noProof/>
                <w:webHidden/>
              </w:rPr>
              <w:tab/>
            </w:r>
            <w:r>
              <w:rPr>
                <w:noProof/>
                <w:webHidden/>
              </w:rPr>
              <w:fldChar w:fldCharType="begin"/>
            </w:r>
            <w:r>
              <w:rPr>
                <w:noProof/>
                <w:webHidden/>
              </w:rPr>
              <w:instrText xml:space="preserve"> PAGEREF _Toc196394933 \h </w:instrText>
            </w:r>
            <w:r>
              <w:rPr>
                <w:noProof/>
                <w:webHidden/>
              </w:rPr>
            </w:r>
            <w:r>
              <w:rPr>
                <w:noProof/>
                <w:webHidden/>
              </w:rPr>
              <w:fldChar w:fldCharType="separate"/>
            </w:r>
            <w:r>
              <w:rPr>
                <w:noProof/>
                <w:webHidden/>
              </w:rPr>
              <w:t>10</w:t>
            </w:r>
            <w:r>
              <w:rPr>
                <w:noProof/>
                <w:webHidden/>
              </w:rPr>
              <w:fldChar w:fldCharType="end"/>
            </w:r>
          </w:hyperlink>
        </w:p>
        <w:p w14:paraId="67F3F5CF" w14:textId="6762FF31"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34" w:history="1">
            <w:r w:rsidRPr="00C56945">
              <w:rPr>
                <w:rStyle w:val="Hyperlink"/>
                <w:noProof/>
              </w:rPr>
              <w:t>3.4</w:t>
            </w:r>
            <w:r>
              <w:rPr>
                <w:b w:val="0"/>
                <w:bCs w:val="0"/>
                <w:noProof/>
                <w:kern w:val="2"/>
                <w:sz w:val="24"/>
                <w:szCs w:val="24"/>
                <w:lang w:eastAsia="en-US"/>
                <w14:ligatures w14:val="standardContextual"/>
              </w:rPr>
              <w:tab/>
            </w:r>
            <w:r w:rsidRPr="00C56945">
              <w:rPr>
                <w:rStyle w:val="Hyperlink"/>
                <w:noProof/>
              </w:rPr>
              <w:t>Interface Requirements (INTE-###)</w:t>
            </w:r>
            <w:r>
              <w:rPr>
                <w:noProof/>
                <w:webHidden/>
              </w:rPr>
              <w:tab/>
            </w:r>
            <w:r>
              <w:rPr>
                <w:noProof/>
                <w:webHidden/>
              </w:rPr>
              <w:fldChar w:fldCharType="begin"/>
            </w:r>
            <w:r>
              <w:rPr>
                <w:noProof/>
                <w:webHidden/>
              </w:rPr>
              <w:instrText xml:space="preserve"> PAGEREF _Toc196394934 \h </w:instrText>
            </w:r>
            <w:r>
              <w:rPr>
                <w:noProof/>
                <w:webHidden/>
              </w:rPr>
            </w:r>
            <w:r>
              <w:rPr>
                <w:noProof/>
                <w:webHidden/>
              </w:rPr>
              <w:fldChar w:fldCharType="separate"/>
            </w:r>
            <w:r>
              <w:rPr>
                <w:noProof/>
                <w:webHidden/>
              </w:rPr>
              <w:t>10</w:t>
            </w:r>
            <w:r>
              <w:rPr>
                <w:noProof/>
                <w:webHidden/>
              </w:rPr>
              <w:fldChar w:fldCharType="end"/>
            </w:r>
          </w:hyperlink>
        </w:p>
        <w:p w14:paraId="1529F0FA" w14:textId="50DE9588" w:rsidR="00C71A7A" w:rsidRDefault="00C71A7A">
          <w:pPr>
            <w:pStyle w:val="TOC1"/>
            <w:tabs>
              <w:tab w:val="left" w:pos="480"/>
              <w:tab w:val="right" w:leader="dot" w:pos="10790"/>
            </w:tabs>
            <w:rPr>
              <w:b w:val="0"/>
              <w:bCs w:val="0"/>
              <w:i w:val="0"/>
              <w:iCs w:val="0"/>
              <w:noProof/>
              <w:kern w:val="2"/>
              <w:lang w:eastAsia="en-US"/>
              <w14:ligatures w14:val="standardContextual"/>
            </w:rPr>
          </w:pPr>
          <w:hyperlink w:anchor="_Toc196394935" w:history="1">
            <w:r w:rsidRPr="00C56945">
              <w:rPr>
                <w:rStyle w:val="Hyperlink"/>
                <w:noProof/>
              </w:rPr>
              <w:t>4</w:t>
            </w:r>
            <w:r>
              <w:rPr>
                <w:b w:val="0"/>
                <w:bCs w:val="0"/>
                <w:i w:val="0"/>
                <w:iCs w:val="0"/>
                <w:noProof/>
                <w:kern w:val="2"/>
                <w:lang w:eastAsia="en-US"/>
                <w14:ligatures w14:val="standardContextual"/>
              </w:rPr>
              <w:tab/>
            </w:r>
            <w:r w:rsidRPr="00C56945">
              <w:rPr>
                <w:rStyle w:val="Hyperlink"/>
                <w:noProof/>
              </w:rPr>
              <w:t>Non-Functional Requirements</w:t>
            </w:r>
            <w:r>
              <w:rPr>
                <w:noProof/>
                <w:webHidden/>
              </w:rPr>
              <w:tab/>
            </w:r>
            <w:r>
              <w:rPr>
                <w:noProof/>
                <w:webHidden/>
              </w:rPr>
              <w:fldChar w:fldCharType="begin"/>
            </w:r>
            <w:r>
              <w:rPr>
                <w:noProof/>
                <w:webHidden/>
              </w:rPr>
              <w:instrText xml:space="preserve"> PAGEREF _Toc196394935 \h </w:instrText>
            </w:r>
            <w:r>
              <w:rPr>
                <w:noProof/>
                <w:webHidden/>
              </w:rPr>
            </w:r>
            <w:r>
              <w:rPr>
                <w:noProof/>
                <w:webHidden/>
              </w:rPr>
              <w:fldChar w:fldCharType="separate"/>
            </w:r>
            <w:r>
              <w:rPr>
                <w:noProof/>
                <w:webHidden/>
              </w:rPr>
              <w:t>11</w:t>
            </w:r>
            <w:r>
              <w:rPr>
                <w:noProof/>
                <w:webHidden/>
              </w:rPr>
              <w:fldChar w:fldCharType="end"/>
            </w:r>
          </w:hyperlink>
        </w:p>
        <w:p w14:paraId="050E5415" w14:textId="05DEA990"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36" w:history="1">
            <w:r w:rsidRPr="00C56945">
              <w:rPr>
                <w:rStyle w:val="Hyperlink"/>
                <w:rFonts w:ascii="Helvetica" w:hAnsi="Helvetica"/>
                <w:noProof/>
              </w:rPr>
              <w:t>4.1</w:t>
            </w:r>
            <w:r>
              <w:rPr>
                <w:b w:val="0"/>
                <w:bCs w:val="0"/>
                <w:noProof/>
                <w:kern w:val="2"/>
                <w:sz w:val="24"/>
                <w:szCs w:val="24"/>
                <w:lang w:eastAsia="en-US"/>
                <w14:ligatures w14:val="standardContextual"/>
              </w:rPr>
              <w:tab/>
            </w:r>
            <w:r w:rsidRPr="00C56945">
              <w:rPr>
                <w:rStyle w:val="Hyperlink"/>
                <w:noProof/>
              </w:rPr>
              <w:t>System Attributes Requirements (SYSA-###)</w:t>
            </w:r>
            <w:r>
              <w:rPr>
                <w:noProof/>
                <w:webHidden/>
              </w:rPr>
              <w:tab/>
            </w:r>
            <w:r>
              <w:rPr>
                <w:noProof/>
                <w:webHidden/>
              </w:rPr>
              <w:fldChar w:fldCharType="begin"/>
            </w:r>
            <w:r>
              <w:rPr>
                <w:noProof/>
                <w:webHidden/>
              </w:rPr>
              <w:instrText xml:space="preserve"> PAGEREF _Toc196394936 \h </w:instrText>
            </w:r>
            <w:r>
              <w:rPr>
                <w:noProof/>
                <w:webHidden/>
              </w:rPr>
            </w:r>
            <w:r>
              <w:rPr>
                <w:noProof/>
                <w:webHidden/>
              </w:rPr>
              <w:fldChar w:fldCharType="separate"/>
            </w:r>
            <w:r>
              <w:rPr>
                <w:noProof/>
                <w:webHidden/>
              </w:rPr>
              <w:t>11</w:t>
            </w:r>
            <w:r>
              <w:rPr>
                <w:noProof/>
                <w:webHidden/>
              </w:rPr>
              <w:fldChar w:fldCharType="end"/>
            </w:r>
          </w:hyperlink>
        </w:p>
        <w:p w14:paraId="11BC5205" w14:textId="3D741984"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37" w:history="1">
            <w:r w:rsidRPr="00C56945">
              <w:rPr>
                <w:rStyle w:val="Hyperlink"/>
                <w:noProof/>
              </w:rPr>
              <w:t>4.2</w:t>
            </w:r>
            <w:r>
              <w:rPr>
                <w:b w:val="0"/>
                <w:bCs w:val="0"/>
                <w:noProof/>
                <w:kern w:val="2"/>
                <w:sz w:val="24"/>
                <w:szCs w:val="24"/>
                <w:lang w:eastAsia="en-US"/>
                <w14:ligatures w14:val="standardContextual"/>
              </w:rPr>
              <w:tab/>
            </w:r>
            <w:r w:rsidRPr="00C56945">
              <w:rPr>
                <w:rStyle w:val="Hyperlink"/>
                <w:noProof/>
              </w:rPr>
              <w:t>Project Management Requirements (PROJ-###)</w:t>
            </w:r>
            <w:r>
              <w:rPr>
                <w:noProof/>
                <w:webHidden/>
              </w:rPr>
              <w:tab/>
            </w:r>
            <w:r>
              <w:rPr>
                <w:noProof/>
                <w:webHidden/>
              </w:rPr>
              <w:fldChar w:fldCharType="begin"/>
            </w:r>
            <w:r>
              <w:rPr>
                <w:noProof/>
                <w:webHidden/>
              </w:rPr>
              <w:instrText xml:space="preserve"> PAGEREF _Toc196394937 \h </w:instrText>
            </w:r>
            <w:r>
              <w:rPr>
                <w:noProof/>
                <w:webHidden/>
              </w:rPr>
            </w:r>
            <w:r>
              <w:rPr>
                <w:noProof/>
                <w:webHidden/>
              </w:rPr>
              <w:fldChar w:fldCharType="separate"/>
            </w:r>
            <w:r>
              <w:rPr>
                <w:noProof/>
                <w:webHidden/>
              </w:rPr>
              <w:t>11</w:t>
            </w:r>
            <w:r>
              <w:rPr>
                <w:noProof/>
                <w:webHidden/>
              </w:rPr>
              <w:fldChar w:fldCharType="end"/>
            </w:r>
          </w:hyperlink>
        </w:p>
        <w:p w14:paraId="00A339A0" w14:textId="5D422473"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38" w:history="1">
            <w:r w:rsidRPr="00C56945">
              <w:rPr>
                <w:rStyle w:val="Hyperlink"/>
                <w:noProof/>
              </w:rPr>
              <w:t>4.3</w:t>
            </w:r>
            <w:r>
              <w:rPr>
                <w:b w:val="0"/>
                <w:bCs w:val="0"/>
                <w:noProof/>
                <w:kern w:val="2"/>
                <w:sz w:val="24"/>
                <w:szCs w:val="24"/>
                <w:lang w:eastAsia="en-US"/>
                <w14:ligatures w14:val="standardContextual"/>
              </w:rPr>
              <w:tab/>
            </w:r>
            <w:r w:rsidRPr="00C56945">
              <w:rPr>
                <w:rStyle w:val="Hyperlink"/>
                <w:noProof/>
              </w:rPr>
              <w:t>Regulatory / Approbation Requirements (REGU-###)</w:t>
            </w:r>
            <w:r>
              <w:rPr>
                <w:noProof/>
                <w:webHidden/>
              </w:rPr>
              <w:tab/>
            </w:r>
            <w:r>
              <w:rPr>
                <w:noProof/>
                <w:webHidden/>
              </w:rPr>
              <w:fldChar w:fldCharType="begin"/>
            </w:r>
            <w:r>
              <w:rPr>
                <w:noProof/>
                <w:webHidden/>
              </w:rPr>
              <w:instrText xml:space="preserve"> PAGEREF _Toc196394938 \h </w:instrText>
            </w:r>
            <w:r>
              <w:rPr>
                <w:noProof/>
                <w:webHidden/>
              </w:rPr>
            </w:r>
            <w:r>
              <w:rPr>
                <w:noProof/>
                <w:webHidden/>
              </w:rPr>
              <w:fldChar w:fldCharType="separate"/>
            </w:r>
            <w:r>
              <w:rPr>
                <w:noProof/>
                <w:webHidden/>
              </w:rPr>
              <w:t>11</w:t>
            </w:r>
            <w:r>
              <w:rPr>
                <w:noProof/>
                <w:webHidden/>
              </w:rPr>
              <w:fldChar w:fldCharType="end"/>
            </w:r>
          </w:hyperlink>
        </w:p>
        <w:p w14:paraId="10E65E42" w14:textId="25DD2CB7" w:rsidR="00C71A7A" w:rsidRDefault="00C71A7A">
          <w:pPr>
            <w:pStyle w:val="TOC2"/>
            <w:tabs>
              <w:tab w:val="left" w:pos="960"/>
              <w:tab w:val="right" w:leader="dot" w:pos="10790"/>
            </w:tabs>
            <w:rPr>
              <w:b w:val="0"/>
              <w:bCs w:val="0"/>
              <w:noProof/>
              <w:kern w:val="2"/>
              <w:sz w:val="24"/>
              <w:szCs w:val="24"/>
              <w:lang w:eastAsia="en-US"/>
              <w14:ligatures w14:val="standardContextual"/>
            </w:rPr>
          </w:pPr>
          <w:hyperlink w:anchor="_Toc196394939" w:history="1">
            <w:r w:rsidRPr="00C56945">
              <w:rPr>
                <w:rStyle w:val="Hyperlink"/>
                <w:noProof/>
              </w:rPr>
              <w:t>4.4</w:t>
            </w:r>
            <w:r>
              <w:rPr>
                <w:b w:val="0"/>
                <w:bCs w:val="0"/>
                <w:noProof/>
                <w:kern w:val="2"/>
                <w:sz w:val="24"/>
                <w:szCs w:val="24"/>
                <w:lang w:eastAsia="en-US"/>
                <w14:ligatures w14:val="standardContextual"/>
              </w:rPr>
              <w:tab/>
            </w:r>
            <w:r w:rsidRPr="00C56945">
              <w:rPr>
                <w:rStyle w:val="Hyperlink"/>
                <w:noProof/>
              </w:rPr>
              <w:t>Certifications Requirements (CERT-###)</w:t>
            </w:r>
            <w:r>
              <w:rPr>
                <w:noProof/>
                <w:webHidden/>
              </w:rPr>
              <w:tab/>
            </w:r>
            <w:r>
              <w:rPr>
                <w:noProof/>
                <w:webHidden/>
              </w:rPr>
              <w:fldChar w:fldCharType="begin"/>
            </w:r>
            <w:r>
              <w:rPr>
                <w:noProof/>
                <w:webHidden/>
              </w:rPr>
              <w:instrText xml:space="preserve"> PAGEREF _Toc196394939 \h </w:instrText>
            </w:r>
            <w:r>
              <w:rPr>
                <w:noProof/>
                <w:webHidden/>
              </w:rPr>
            </w:r>
            <w:r>
              <w:rPr>
                <w:noProof/>
                <w:webHidden/>
              </w:rPr>
              <w:fldChar w:fldCharType="separate"/>
            </w:r>
            <w:r>
              <w:rPr>
                <w:noProof/>
                <w:webHidden/>
              </w:rPr>
              <w:t>11</w:t>
            </w:r>
            <w:r>
              <w:rPr>
                <w:noProof/>
                <w:webHidden/>
              </w:rPr>
              <w:fldChar w:fldCharType="end"/>
            </w:r>
          </w:hyperlink>
        </w:p>
        <w:p w14:paraId="70BAC71E" w14:textId="168CC41B" w:rsidR="00C71A7A" w:rsidRDefault="00C71A7A">
          <w:pPr>
            <w:pStyle w:val="TOC1"/>
            <w:tabs>
              <w:tab w:val="left" w:pos="480"/>
              <w:tab w:val="right" w:leader="dot" w:pos="10790"/>
            </w:tabs>
            <w:rPr>
              <w:b w:val="0"/>
              <w:bCs w:val="0"/>
              <w:i w:val="0"/>
              <w:iCs w:val="0"/>
              <w:noProof/>
              <w:kern w:val="2"/>
              <w:lang w:eastAsia="en-US"/>
              <w14:ligatures w14:val="standardContextual"/>
            </w:rPr>
          </w:pPr>
          <w:hyperlink w:anchor="_Toc196394940" w:history="1">
            <w:r w:rsidRPr="00C56945">
              <w:rPr>
                <w:rStyle w:val="Hyperlink"/>
                <w:noProof/>
              </w:rPr>
              <w:t>5</w:t>
            </w:r>
            <w:r>
              <w:rPr>
                <w:b w:val="0"/>
                <w:bCs w:val="0"/>
                <w:i w:val="0"/>
                <w:iCs w:val="0"/>
                <w:noProof/>
                <w:kern w:val="2"/>
                <w:lang w:eastAsia="en-US"/>
                <w14:ligatures w14:val="standardContextual"/>
              </w:rPr>
              <w:tab/>
            </w:r>
            <w:r w:rsidRPr="00C56945">
              <w:rPr>
                <w:rStyle w:val="Hyperlink"/>
                <w:noProof/>
              </w:rPr>
              <w:t>Reference &amp; Support Documents</w:t>
            </w:r>
            <w:r>
              <w:rPr>
                <w:noProof/>
                <w:webHidden/>
              </w:rPr>
              <w:tab/>
            </w:r>
            <w:r>
              <w:rPr>
                <w:noProof/>
                <w:webHidden/>
              </w:rPr>
              <w:fldChar w:fldCharType="begin"/>
            </w:r>
            <w:r>
              <w:rPr>
                <w:noProof/>
                <w:webHidden/>
              </w:rPr>
              <w:instrText xml:space="preserve"> PAGEREF _Toc196394940 \h </w:instrText>
            </w:r>
            <w:r>
              <w:rPr>
                <w:noProof/>
                <w:webHidden/>
              </w:rPr>
            </w:r>
            <w:r>
              <w:rPr>
                <w:noProof/>
                <w:webHidden/>
              </w:rPr>
              <w:fldChar w:fldCharType="separate"/>
            </w:r>
            <w:r>
              <w:rPr>
                <w:noProof/>
                <w:webHidden/>
              </w:rPr>
              <w:t>12</w:t>
            </w:r>
            <w:r>
              <w:rPr>
                <w:noProof/>
                <w:webHidden/>
              </w:rPr>
              <w:fldChar w:fldCharType="end"/>
            </w:r>
          </w:hyperlink>
        </w:p>
        <w:p w14:paraId="717C9D82" w14:textId="4875B7A1" w:rsidR="00BA3EF2" w:rsidRDefault="00BA3EF2">
          <w:r>
            <w:rPr>
              <w:b/>
              <w:bCs/>
              <w:noProof/>
            </w:rPr>
            <w:fldChar w:fldCharType="end"/>
          </w:r>
        </w:p>
      </w:sdtContent>
    </w:sdt>
    <w:p w14:paraId="2548BE52" w14:textId="77777777" w:rsidR="00BA3EF2" w:rsidRPr="00FE6C94" w:rsidRDefault="00BA3EF2" w:rsidP="2DC46C4B">
      <w:pPr>
        <w:pStyle w:val="Header"/>
        <w:keepNext/>
        <w:keepLines/>
        <w:spacing w:before="480" w:after="120"/>
        <w:rPr>
          <w:rFonts w:ascii="Aptos" w:eastAsia="Aptos" w:hAnsi="Aptos" w:cs="Aptos"/>
          <w:b/>
          <w:bCs/>
          <w:sz w:val="32"/>
          <w:szCs w:val="32"/>
        </w:rPr>
      </w:pPr>
    </w:p>
    <w:p w14:paraId="25C731A9" w14:textId="7B062DF8" w:rsidR="24C47CB9" w:rsidRPr="00E21DDD" w:rsidRDefault="000B0D5E" w:rsidP="00E5353E">
      <w:pPr>
        <w:pageBreakBefore/>
        <w:spacing w:line="278" w:lineRule="auto"/>
        <w:rPr>
          <w:rFonts w:asciiTheme="minorHAnsi" w:hAnsiTheme="minorHAnsi"/>
          <w:sz w:val="32"/>
          <w:szCs w:val="32"/>
        </w:rPr>
      </w:pPr>
      <w:r w:rsidRPr="00E21DDD">
        <w:rPr>
          <w:rFonts w:asciiTheme="minorHAnsi" w:hAnsiTheme="minorHAnsi"/>
          <w:sz w:val="32"/>
          <w:szCs w:val="32"/>
        </w:rPr>
        <w:lastRenderedPageBreak/>
        <w:t>Revision History</w:t>
      </w:r>
    </w:p>
    <w:tbl>
      <w:tblPr>
        <w:tblStyle w:val="GridTable4"/>
        <w:tblW w:w="0" w:type="auto"/>
        <w:tblLook w:val="04A0" w:firstRow="1" w:lastRow="0" w:firstColumn="1" w:lastColumn="0" w:noHBand="0" w:noVBand="1"/>
      </w:tblPr>
      <w:tblGrid>
        <w:gridCol w:w="1245"/>
        <w:gridCol w:w="2170"/>
        <w:gridCol w:w="2160"/>
        <w:gridCol w:w="5120"/>
      </w:tblGrid>
      <w:tr w:rsidR="2DC46C4B" w:rsidRPr="00E71E33" w14:paraId="1B20496A" w14:textId="77777777" w:rsidTr="00A46DF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550A8C46" w14:textId="5C4FACE6" w:rsidR="2DC46C4B" w:rsidRPr="00E71E33" w:rsidRDefault="2DC46C4B" w:rsidP="2DC46C4B">
            <w:pPr>
              <w:rPr>
                <w:rFonts w:eastAsia="Raleway" w:cs="Raleway"/>
                <w:sz w:val="28"/>
                <w:szCs w:val="28"/>
              </w:rPr>
            </w:pPr>
            <w:r w:rsidRPr="00E71E33">
              <w:rPr>
                <w:rFonts w:eastAsia="Raleway" w:cs="Raleway"/>
                <w:sz w:val="28"/>
                <w:szCs w:val="28"/>
              </w:rPr>
              <w:t>Version</w:t>
            </w:r>
          </w:p>
        </w:tc>
        <w:tc>
          <w:tcPr>
            <w:tcW w:w="2170" w:type="dxa"/>
          </w:tcPr>
          <w:p w14:paraId="1662402F" w14:textId="396D01C6" w:rsidR="2DC46C4B" w:rsidRPr="00E71E33" w:rsidRDefault="007630BE" w:rsidP="2DC46C4B">
            <w:pPr>
              <w:cnfStyle w:val="100000000000" w:firstRow="1" w:lastRow="0" w:firstColumn="0" w:lastColumn="0" w:oddVBand="0" w:evenVBand="0" w:oddHBand="0" w:evenHBand="0" w:firstRowFirstColumn="0" w:firstRowLastColumn="0" w:lastRowFirstColumn="0" w:lastRowLastColumn="0"/>
              <w:rPr>
                <w:rFonts w:eastAsia="Raleway" w:cs="Raleway"/>
                <w:b w:val="0"/>
                <w:bCs w:val="0"/>
                <w:sz w:val="28"/>
                <w:szCs w:val="28"/>
              </w:rPr>
            </w:pPr>
            <w:r w:rsidRPr="00E71E33">
              <w:rPr>
                <w:rFonts w:eastAsia="Raleway" w:cs="Raleway"/>
                <w:sz w:val="28"/>
                <w:szCs w:val="28"/>
              </w:rPr>
              <w:t>Date</w:t>
            </w:r>
          </w:p>
        </w:tc>
        <w:tc>
          <w:tcPr>
            <w:tcW w:w="2160" w:type="dxa"/>
          </w:tcPr>
          <w:p w14:paraId="09962111" w14:textId="3AF165C9" w:rsidR="2DC46C4B" w:rsidRPr="00E71E33" w:rsidRDefault="2DC46C4B" w:rsidP="2DC46C4B">
            <w:pPr>
              <w:cnfStyle w:val="100000000000" w:firstRow="1" w:lastRow="0" w:firstColumn="0" w:lastColumn="0" w:oddVBand="0" w:evenVBand="0" w:oddHBand="0" w:evenHBand="0" w:firstRowFirstColumn="0" w:firstRowLastColumn="0" w:lastRowFirstColumn="0" w:lastRowLastColumn="0"/>
              <w:rPr>
                <w:rFonts w:eastAsia="Raleway" w:cs="Raleway"/>
                <w:b w:val="0"/>
                <w:bCs w:val="0"/>
                <w:sz w:val="28"/>
                <w:szCs w:val="28"/>
              </w:rPr>
            </w:pPr>
            <w:r w:rsidRPr="00E71E33">
              <w:rPr>
                <w:rFonts w:eastAsia="Raleway" w:cs="Raleway"/>
                <w:sz w:val="28"/>
                <w:szCs w:val="28"/>
              </w:rPr>
              <w:t>Author</w:t>
            </w:r>
            <w:r w:rsidR="731817D9" w:rsidRPr="00E71E33">
              <w:rPr>
                <w:rFonts w:eastAsia="Raleway" w:cs="Raleway"/>
                <w:sz w:val="28"/>
                <w:szCs w:val="28"/>
              </w:rPr>
              <w:t>(s)</w:t>
            </w:r>
          </w:p>
        </w:tc>
        <w:tc>
          <w:tcPr>
            <w:tcW w:w="5120" w:type="dxa"/>
          </w:tcPr>
          <w:p w14:paraId="0F1C6AE3" w14:textId="123B453E" w:rsidR="2DC46C4B" w:rsidRPr="00E71E33" w:rsidRDefault="2DC46C4B" w:rsidP="2DC46C4B">
            <w:pPr>
              <w:cnfStyle w:val="100000000000" w:firstRow="1" w:lastRow="0" w:firstColumn="0" w:lastColumn="0" w:oddVBand="0" w:evenVBand="0" w:oddHBand="0" w:evenHBand="0" w:firstRowFirstColumn="0" w:firstRowLastColumn="0" w:lastRowFirstColumn="0" w:lastRowLastColumn="0"/>
              <w:rPr>
                <w:rFonts w:eastAsia="Raleway" w:cs="Raleway"/>
                <w:b w:val="0"/>
                <w:bCs w:val="0"/>
                <w:sz w:val="28"/>
                <w:szCs w:val="28"/>
              </w:rPr>
            </w:pPr>
            <w:r w:rsidRPr="00E71E33">
              <w:rPr>
                <w:rFonts w:eastAsia="Raleway" w:cs="Raleway"/>
                <w:sz w:val="28"/>
                <w:szCs w:val="28"/>
              </w:rPr>
              <w:t>Notes</w:t>
            </w:r>
          </w:p>
        </w:tc>
      </w:tr>
      <w:tr w:rsidR="2DC46C4B" w:rsidRPr="00E71E33" w14:paraId="14DCCF83" w14:textId="77777777" w:rsidTr="00A46D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5B44C7B1" w14:textId="0B2C2F41" w:rsidR="2DC46C4B" w:rsidRPr="00E71E33" w:rsidRDefault="00457CC5" w:rsidP="2DC46C4B">
            <w:r w:rsidRPr="00E71E33">
              <w:t>1.0</w:t>
            </w:r>
          </w:p>
        </w:tc>
        <w:tc>
          <w:tcPr>
            <w:tcW w:w="2170" w:type="dxa"/>
          </w:tcPr>
          <w:p w14:paraId="6EC4BB96" w14:textId="192D20CF" w:rsidR="2DC46C4B" w:rsidRPr="00E71E33" w:rsidRDefault="009F4C23" w:rsidP="00E5155D">
            <w:pPr>
              <w:ind w:left="720" w:hanging="720"/>
              <w:cnfStyle w:val="000000100000" w:firstRow="0" w:lastRow="0" w:firstColumn="0" w:lastColumn="0" w:oddVBand="0" w:evenVBand="0" w:oddHBand="1" w:evenHBand="0" w:firstRowFirstColumn="0" w:firstRowLastColumn="0" w:lastRowFirstColumn="0" w:lastRowLastColumn="0"/>
              <w:rPr>
                <w:rFonts w:eastAsia="Raleway" w:cs="Raleway"/>
              </w:rPr>
            </w:pPr>
            <w:r w:rsidRPr="00E71E33">
              <w:rPr>
                <w:rFonts w:eastAsia="Raleway" w:cs="Raleway"/>
              </w:rPr>
              <w:t>2025</w:t>
            </w:r>
            <w:r w:rsidR="2DC46C4B" w:rsidRPr="00E71E33">
              <w:rPr>
                <w:rFonts w:eastAsia="Raleway" w:cs="Raleway"/>
              </w:rPr>
              <w:t>-</w:t>
            </w:r>
            <w:r w:rsidR="00464BDB" w:rsidRPr="00E71E33">
              <w:rPr>
                <w:rFonts w:eastAsia="Raleway" w:cs="Raleway"/>
              </w:rPr>
              <w:t>01</w:t>
            </w:r>
            <w:r w:rsidR="2DC46C4B" w:rsidRPr="00E71E33">
              <w:rPr>
                <w:rFonts w:eastAsia="Raleway" w:cs="Raleway"/>
              </w:rPr>
              <w:t>-</w:t>
            </w:r>
            <w:r w:rsidRPr="00E71E33">
              <w:rPr>
                <w:rFonts w:eastAsia="Raleway" w:cs="Raleway"/>
              </w:rPr>
              <w:t>31</w:t>
            </w:r>
          </w:p>
        </w:tc>
        <w:tc>
          <w:tcPr>
            <w:tcW w:w="2160" w:type="dxa"/>
          </w:tcPr>
          <w:p w14:paraId="210B60B8" w14:textId="77777777" w:rsidR="2DC46C4B" w:rsidRDefault="2DC46C4B" w:rsidP="2DC46C4B">
            <w:pPr>
              <w:cnfStyle w:val="000000100000" w:firstRow="0" w:lastRow="0" w:firstColumn="0" w:lastColumn="0" w:oddVBand="0" w:evenVBand="0" w:oddHBand="1" w:evenHBand="0" w:firstRowFirstColumn="0" w:firstRowLastColumn="0" w:lastRowFirstColumn="0" w:lastRowLastColumn="0"/>
              <w:rPr>
                <w:rFonts w:eastAsia="Raleway" w:cs="Raleway"/>
              </w:rPr>
            </w:pPr>
            <w:r w:rsidRPr="00E71E33">
              <w:rPr>
                <w:rFonts w:eastAsia="Raleway" w:cs="Raleway"/>
              </w:rPr>
              <w:t>Blaze Sanders</w:t>
            </w:r>
          </w:p>
          <w:p w14:paraId="35168595" w14:textId="4CE7B348" w:rsidR="2DC46C4B" w:rsidRPr="00E71E33" w:rsidRDefault="0022763C" w:rsidP="2DC46C4B">
            <w:pPr>
              <w:cnfStyle w:val="000000100000" w:firstRow="0" w:lastRow="0" w:firstColumn="0" w:lastColumn="0" w:oddVBand="0" w:evenVBand="0" w:oddHBand="1" w:evenHBand="0" w:firstRowFirstColumn="0" w:firstRowLastColumn="0" w:lastRowFirstColumn="0" w:lastRowLastColumn="0"/>
              <w:rPr>
                <w:rFonts w:eastAsia="Raleway" w:cs="Raleway"/>
              </w:rPr>
            </w:pPr>
            <w:r>
              <w:rPr>
                <w:rFonts w:eastAsia="Raleway" w:cs="Raleway"/>
              </w:rPr>
              <w:t xml:space="preserve">Domenico </w:t>
            </w:r>
            <w:r w:rsidR="00046EAE" w:rsidRPr="00046EAE">
              <w:rPr>
                <w:rFonts w:eastAsia="Raleway" w:cs="Raleway"/>
              </w:rPr>
              <w:t>Actis</w:t>
            </w:r>
          </w:p>
        </w:tc>
        <w:tc>
          <w:tcPr>
            <w:tcW w:w="5120" w:type="dxa"/>
          </w:tcPr>
          <w:p w14:paraId="6EAE431A" w14:textId="7390AF4E" w:rsidR="2DC46C4B" w:rsidRDefault="003950E4" w:rsidP="2DC46C4B">
            <w:pPr>
              <w:cnfStyle w:val="000000100000" w:firstRow="0" w:lastRow="0" w:firstColumn="0" w:lastColumn="0" w:oddVBand="0" w:evenVBand="0" w:oddHBand="1" w:evenHBand="0" w:firstRowFirstColumn="0" w:firstRowLastColumn="0" w:lastRowFirstColumn="0" w:lastRowLastColumn="0"/>
              <w:rPr>
                <w:rFonts w:eastAsia="Raleway" w:cs="Raleway"/>
              </w:rPr>
            </w:pPr>
            <w:r>
              <w:rPr>
                <w:rFonts w:eastAsia="Raleway" w:cs="Raleway"/>
              </w:rPr>
              <w:t xml:space="preserve">- </w:t>
            </w:r>
            <w:r w:rsidR="2DC46C4B" w:rsidRPr="00E71E33">
              <w:rPr>
                <w:rFonts w:eastAsia="Raleway" w:cs="Raleway"/>
              </w:rPr>
              <w:t xml:space="preserve">Initial </w:t>
            </w:r>
            <w:r w:rsidR="00177D79">
              <w:rPr>
                <w:rFonts w:eastAsia="Raleway" w:cs="Raleway"/>
              </w:rPr>
              <w:t>d</w:t>
            </w:r>
            <w:r w:rsidR="2DC46C4B" w:rsidRPr="00E71E33">
              <w:rPr>
                <w:rFonts w:eastAsia="Raleway" w:cs="Raleway"/>
              </w:rPr>
              <w:t>ocument</w:t>
            </w:r>
          </w:p>
          <w:p w14:paraId="4DA4334B" w14:textId="369FA502" w:rsidR="2DC46C4B" w:rsidRPr="00E71E33" w:rsidRDefault="009E50DA" w:rsidP="2DC46C4B">
            <w:pPr>
              <w:cnfStyle w:val="000000100000" w:firstRow="0" w:lastRow="0" w:firstColumn="0" w:lastColumn="0" w:oddVBand="0" w:evenVBand="0" w:oddHBand="1" w:evenHBand="0" w:firstRowFirstColumn="0" w:firstRowLastColumn="0" w:lastRowFirstColumn="0" w:lastRowLastColumn="0"/>
              <w:rPr>
                <w:rFonts w:eastAsia="Raleway" w:cs="Raleway"/>
              </w:rPr>
            </w:pPr>
            <w:r>
              <w:rPr>
                <w:rFonts w:eastAsia="Raleway" w:cs="Raleway"/>
              </w:rPr>
              <w:t xml:space="preserve">- R&amp;D </w:t>
            </w:r>
            <w:r w:rsidR="00177D79">
              <w:rPr>
                <w:rFonts w:eastAsia="Raleway" w:cs="Raleway"/>
              </w:rPr>
              <w:t>h</w:t>
            </w:r>
            <w:r>
              <w:rPr>
                <w:rFonts w:eastAsia="Raleway" w:cs="Raleway"/>
              </w:rPr>
              <w:t>ardware variants merged</w:t>
            </w:r>
          </w:p>
        </w:tc>
      </w:tr>
      <w:tr w:rsidR="002A2423" w:rsidRPr="00E71E33" w14:paraId="15EFF1C8" w14:textId="77777777" w:rsidTr="00A46DF6">
        <w:trPr>
          <w:trHeight w:val="300"/>
        </w:trPr>
        <w:tc>
          <w:tcPr>
            <w:cnfStyle w:val="001000000000" w:firstRow="0" w:lastRow="0" w:firstColumn="1" w:lastColumn="0" w:oddVBand="0" w:evenVBand="0" w:oddHBand="0" w:evenHBand="0" w:firstRowFirstColumn="0" w:firstRowLastColumn="0" w:lastRowFirstColumn="0" w:lastRowLastColumn="0"/>
            <w:tcW w:w="1245" w:type="dxa"/>
          </w:tcPr>
          <w:p w14:paraId="57417CC9" w14:textId="0EC8EA82" w:rsidR="002A2423" w:rsidRPr="00E71E33" w:rsidRDefault="00855A8F" w:rsidP="002A2423">
            <w:r>
              <w:t>1.1</w:t>
            </w:r>
          </w:p>
        </w:tc>
        <w:tc>
          <w:tcPr>
            <w:tcW w:w="2170" w:type="dxa"/>
          </w:tcPr>
          <w:p w14:paraId="09E1BDE8" w14:textId="2B8D9892" w:rsidR="002A2423" w:rsidRPr="00E71E33" w:rsidRDefault="002A2423" w:rsidP="002A2423">
            <w:pPr>
              <w:cnfStyle w:val="000000000000" w:firstRow="0" w:lastRow="0" w:firstColumn="0" w:lastColumn="0" w:oddVBand="0" w:evenVBand="0" w:oddHBand="0" w:evenHBand="0" w:firstRowFirstColumn="0" w:firstRowLastColumn="0" w:lastRowFirstColumn="0" w:lastRowLastColumn="0"/>
              <w:rPr>
                <w:rFonts w:eastAsia="Raleway" w:cs="Raleway"/>
              </w:rPr>
            </w:pPr>
            <w:r w:rsidRPr="00210BFE">
              <w:rPr>
                <w:rFonts w:eastAsia="Raleway" w:cs="Raleway"/>
              </w:rPr>
              <w:t>2025-</w:t>
            </w:r>
            <w:r w:rsidR="003956CF" w:rsidRPr="00210BFE">
              <w:rPr>
                <w:rFonts w:eastAsia="Raleway" w:cs="Raleway"/>
              </w:rPr>
              <w:t>02</w:t>
            </w:r>
            <w:r w:rsidRPr="00210BFE">
              <w:rPr>
                <w:rFonts w:eastAsia="Raleway" w:cs="Raleway"/>
              </w:rPr>
              <w:t>-</w:t>
            </w:r>
            <w:r w:rsidR="00210BFE" w:rsidRPr="00210BFE">
              <w:rPr>
                <w:rFonts w:eastAsia="Raleway" w:cs="Raleway"/>
              </w:rPr>
              <w:t>2</w:t>
            </w:r>
            <w:r w:rsidR="00952499" w:rsidRPr="00210BFE">
              <w:rPr>
                <w:rFonts w:eastAsia="Raleway" w:cs="Raleway"/>
              </w:rPr>
              <w:t>8</w:t>
            </w:r>
          </w:p>
        </w:tc>
        <w:tc>
          <w:tcPr>
            <w:tcW w:w="2160" w:type="dxa"/>
          </w:tcPr>
          <w:p w14:paraId="090E6131" w14:textId="67903691" w:rsidR="0051344A" w:rsidRPr="00E71E33" w:rsidRDefault="002A2423" w:rsidP="002A2423">
            <w:pPr>
              <w:cnfStyle w:val="000000000000" w:firstRow="0" w:lastRow="0" w:firstColumn="0" w:lastColumn="0" w:oddVBand="0" w:evenVBand="0" w:oddHBand="0" w:evenHBand="0" w:firstRowFirstColumn="0" w:firstRowLastColumn="0" w:lastRowFirstColumn="0" w:lastRowLastColumn="0"/>
              <w:rPr>
                <w:rFonts w:eastAsia="Raleway" w:cs="Raleway"/>
                <w:lang w:val="de-DE"/>
              </w:rPr>
            </w:pPr>
            <w:r w:rsidRPr="00E71E33">
              <w:rPr>
                <w:rFonts w:eastAsia="Raleway" w:cs="Raleway"/>
                <w:lang w:val="de-DE"/>
              </w:rPr>
              <w:t xml:space="preserve">Kevin </w:t>
            </w:r>
            <w:r w:rsidR="00A46DF6" w:rsidRPr="00E71E33">
              <w:rPr>
                <w:rFonts w:eastAsia="Raleway" w:cs="Raleway"/>
                <w:lang w:val="de-DE"/>
              </w:rPr>
              <w:t>Lieberman</w:t>
            </w:r>
            <w:r w:rsidRPr="00E71E33">
              <w:rPr>
                <w:rFonts w:eastAsia="Raleway" w:cs="Raleway"/>
                <w:lang w:val="de-DE"/>
              </w:rPr>
              <w:br/>
              <w:t>Thomas</w:t>
            </w:r>
            <w:r w:rsidR="00AD7E3E" w:rsidRPr="00E71E33">
              <w:rPr>
                <w:rFonts w:eastAsia="Raleway" w:cs="Raleway"/>
                <w:lang w:val="de-DE"/>
              </w:rPr>
              <w:t xml:space="preserve"> Falls</w:t>
            </w:r>
          </w:p>
        </w:tc>
        <w:tc>
          <w:tcPr>
            <w:tcW w:w="5120" w:type="dxa"/>
          </w:tcPr>
          <w:p w14:paraId="66ECBEA4" w14:textId="459ECCF7" w:rsidR="003956CF" w:rsidRPr="00E71E33" w:rsidRDefault="003956CF" w:rsidP="002A2423">
            <w:pPr>
              <w:cnfStyle w:val="000000000000" w:firstRow="0" w:lastRow="0" w:firstColumn="0" w:lastColumn="0" w:oddVBand="0" w:evenVBand="0" w:oddHBand="0" w:evenHBand="0" w:firstRowFirstColumn="0" w:firstRowLastColumn="0" w:lastRowFirstColumn="0" w:lastRowLastColumn="0"/>
              <w:rPr>
                <w:rFonts w:eastAsia="Raleway" w:cs="Raleway"/>
              </w:rPr>
            </w:pPr>
            <w:r w:rsidRPr="00E71E33">
              <w:rPr>
                <w:rFonts w:eastAsia="Raleway" w:cs="Raleway"/>
              </w:rPr>
              <w:t>-</w:t>
            </w:r>
            <w:r w:rsidR="00662E3E" w:rsidRPr="00E71E33">
              <w:rPr>
                <w:rFonts w:eastAsia="Raleway" w:cs="Raleway"/>
              </w:rPr>
              <w:t xml:space="preserve"> </w:t>
            </w:r>
            <w:r w:rsidR="002A2423" w:rsidRPr="00E71E33">
              <w:rPr>
                <w:rFonts w:eastAsia="Raleway" w:cs="Raleway"/>
              </w:rPr>
              <w:t>Requirement</w:t>
            </w:r>
            <w:r w:rsidR="00974274">
              <w:rPr>
                <w:rFonts w:eastAsia="Raleway" w:cs="Raleway"/>
              </w:rPr>
              <w:t xml:space="preserve"> (</w:t>
            </w:r>
            <w:proofErr w:type="spellStart"/>
            <w:r w:rsidR="00974274">
              <w:rPr>
                <w:rFonts w:eastAsia="Raleway" w:cs="Raleway"/>
              </w:rPr>
              <w:t>rmt</w:t>
            </w:r>
            <w:proofErr w:type="spellEnd"/>
            <w:r w:rsidR="00974274">
              <w:rPr>
                <w:rFonts w:eastAsia="Raleway" w:cs="Raleway"/>
              </w:rPr>
              <w:t>)</w:t>
            </w:r>
            <w:r w:rsidR="002A2423" w:rsidRPr="00E71E33">
              <w:rPr>
                <w:rFonts w:eastAsia="Raleway" w:cs="Raleway"/>
              </w:rPr>
              <w:t xml:space="preserve"> ID </w:t>
            </w:r>
            <w:r w:rsidR="00177D79">
              <w:rPr>
                <w:rFonts w:eastAsia="Raleway" w:cs="Raleway"/>
              </w:rPr>
              <w:t>d</w:t>
            </w:r>
            <w:r w:rsidR="002A2423" w:rsidRPr="00E71E33">
              <w:rPr>
                <w:rFonts w:eastAsia="Raleway" w:cs="Raleway"/>
              </w:rPr>
              <w:t xml:space="preserve">ata </w:t>
            </w:r>
            <w:r w:rsidR="00177D79">
              <w:rPr>
                <w:rFonts w:eastAsia="Raleway" w:cs="Raleway"/>
              </w:rPr>
              <w:t>t</w:t>
            </w:r>
            <w:r w:rsidR="002A2423" w:rsidRPr="00E71E33">
              <w:rPr>
                <w:rFonts w:eastAsia="Raleway" w:cs="Raleway"/>
              </w:rPr>
              <w:t>ags</w:t>
            </w:r>
            <w:r w:rsidR="00662E3E" w:rsidRPr="00E71E33">
              <w:rPr>
                <w:rFonts w:eastAsia="Raleway" w:cs="Raleway"/>
              </w:rPr>
              <w:t xml:space="preserve"> </w:t>
            </w:r>
            <w:r w:rsidR="002A2423" w:rsidRPr="00E71E33">
              <w:rPr>
                <w:rFonts w:eastAsia="Raleway" w:cs="Raleway"/>
              </w:rPr>
              <w:t>selected</w:t>
            </w:r>
          </w:p>
          <w:p w14:paraId="4843B3F1" w14:textId="3E1AC5DE" w:rsidR="002A2423" w:rsidRPr="00E71E33" w:rsidRDefault="003956CF" w:rsidP="002A2423">
            <w:pPr>
              <w:cnfStyle w:val="000000000000" w:firstRow="0" w:lastRow="0" w:firstColumn="0" w:lastColumn="0" w:oddVBand="0" w:evenVBand="0" w:oddHBand="0" w:evenHBand="0" w:firstRowFirstColumn="0" w:firstRowLastColumn="0" w:lastRowFirstColumn="0" w:lastRowLastColumn="0"/>
              <w:rPr>
                <w:rFonts w:eastAsia="Raleway" w:cs="Raleway"/>
              </w:rPr>
            </w:pPr>
            <w:r w:rsidRPr="00E71E33">
              <w:rPr>
                <w:rFonts w:eastAsia="Raleway" w:cs="Raleway"/>
              </w:rPr>
              <w:t xml:space="preserve">- </w:t>
            </w:r>
            <w:r w:rsidR="00AD48F4" w:rsidRPr="00E71E33">
              <w:rPr>
                <w:rFonts w:eastAsia="Raleway" w:cs="Raleway"/>
              </w:rPr>
              <w:t>Software architecture touch points added</w:t>
            </w:r>
          </w:p>
        </w:tc>
      </w:tr>
      <w:tr w:rsidR="002F5907" w:rsidRPr="00E71E33" w14:paraId="30303E98" w14:textId="77777777" w:rsidTr="00A46D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0AFEF9E4" w14:textId="19A07C55" w:rsidR="002F5907" w:rsidRPr="00E71E33" w:rsidRDefault="00855A8F" w:rsidP="002A2423">
            <w:pPr>
              <w:rPr>
                <w:rFonts w:eastAsia="Raleway" w:cs="Raleway"/>
              </w:rPr>
            </w:pPr>
            <w:r>
              <w:rPr>
                <w:rFonts w:eastAsia="Raleway" w:cs="Raleway"/>
              </w:rPr>
              <w:t>2.0</w:t>
            </w:r>
          </w:p>
        </w:tc>
        <w:tc>
          <w:tcPr>
            <w:tcW w:w="2170" w:type="dxa"/>
          </w:tcPr>
          <w:p w14:paraId="72C54870" w14:textId="6BF5D7D3" w:rsidR="002F5907" w:rsidRPr="00E71E33" w:rsidRDefault="00BE1666" w:rsidP="002A2423">
            <w:pPr>
              <w:cnfStyle w:val="000000100000" w:firstRow="0" w:lastRow="0" w:firstColumn="0" w:lastColumn="0" w:oddVBand="0" w:evenVBand="0" w:oddHBand="1" w:evenHBand="0" w:firstRowFirstColumn="0" w:firstRowLastColumn="0" w:lastRowFirstColumn="0" w:lastRowLastColumn="0"/>
              <w:rPr>
                <w:rFonts w:eastAsia="Raleway" w:cs="Raleway"/>
                <w:highlight w:val="yellow"/>
              </w:rPr>
            </w:pPr>
            <w:r w:rsidRPr="00E71E33">
              <w:rPr>
                <w:rFonts w:eastAsia="Raleway" w:cs="Raleway"/>
              </w:rPr>
              <w:t>2025-03-</w:t>
            </w:r>
            <w:r w:rsidR="00CE1962">
              <w:rPr>
                <w:rFonts w:eastAsia="Raleway" w:cs="Raleway"/>
              </w:rPr>
              <w:t>04</w:t>
            </w:r>
          </w:p>
        </w:tc>
        <w:tc>
          <w:tcPr>
            <w:tcW w:w="2160" w:type="dxa"/>
          </w:tcPr>
          <w:p w14:paraId="7FD2628E" w14:textId="77777777" w:rsidR="002F5907" w:rsidRDefault="005D28CD" w:rsidP="002A2423">
            <w:pPr>
              <w:cnfStyle w:val="000000100000" w:firstRow="0" w:lastRow="0" w:firstColumn="0" w:lastColumn="0" w:oddVBand="0" w:evenVBand="0" w:oddHBand="1" w:evenHBand="0" w:firstRowFirstColumn="0" w:firstRowLastColumn="0" w:lastRowFirstColumn="0" w:lastRowLastColumn="0"/>
              <w:rPr>
                <w:rFonts w:eastAsia="Raleway" w:cs="Raleway"/>
                <w:lang w:val="de-DE"/>
              </w:rPr>
            </w:pPr>
            <w:r w:rsidRPr="00E71E33">
              <w:rPr>
                <w:rFonts w:eastAsia="Raleway" w:cs="Raleway"/>
                <w:lang w:val="de-DE"/>
              </w:rPr>
              <w:t>David Brodie</w:t>
            </w:r>
          </w:p>
          <w:p w14:paraId="13C18ADE" w14:textId="65C6DEDD" w:rsidR="0022763C" w:rsidRDefault="0022763C" w:rsidP="002A2423">
            <w:pPr>
              <w:cnfStyle w:val="000000100000" w:firstRow="0" w:lastRow="0" w:firstColumn="0" w:lastColumn="0" w:oddVBand="0" w:evenVBand="0" w:oddHBand="1" w:evenHBand="0" w:firstRowFirstColumn="0" w:firstRowLastColumn="0" w:lastRowFirstColumn="0" w:lastRowLastColumn="0"/>
              <w:rPr>
                <w:rFonts w:eastAsia="Raleway" w:cs="Raleway"/>
                <w:lang w:val="de-DE"/>
              </w:rPr>
            </w:pPr>
            <w:r>
              <w:rPr>
                <w:rFonts w:eastAsia="Raleway" w:cs="Raleway"/>
                <w:lang w:val="de-DE"/>
              </w:rPr>
              <w:t xml:space="preserve">Jovan </w:t>
            </w:r>
            <w:r w:rsidR="00046EAE" w:rsidRPr="00046EAE">
              <w:rPr>
                <w:rFonts w:eastAsia="Raleway" w:cs="Raleway"/>
                <w:lang w:val="de-DE"/>
              </w:rPr>
              <w:t>Zagajac</w:t>
            </w:r>
          </w:p>
          <w:p w14:paraId="1578DBC3" w14:textId="68699333" w:rsidR="002F5907" w:rsidRPr="00E71E33" w:rsidRDefault="0022763C" w:rsidP="002A2423">
            <w:pPr>
              <w:cnfStyle w:val="000000100000" w:firstRow="0" w:lastRow="0" w:firstColumn="0" w:lastColumn="0" w:oddVBand="0" w:evenVBand="0" w:oddHBand="1" w:evenHBand="0" w:firstRowFirstColumn="0" w:firstRowLastColumn="0" w:lastRowFirstColumn="0" w:lastRowLastColumn="0"/>
              <w:rPr>
                <w:rFonts w:eastAsia="Raleway" w:cs="Raleway"/>
                <w:lang w:val="de-DE"/>
              </w:rPr>
            </w:pPr>
            <w:proofErr w:type="gramStart"/>
            <w:r>
              <w:rPr>
                <w:rFonts w:eastAsia="Raleway" w:cs="Raleway"/>
                <w:lang w:val="de-DE"/>
              </w:rPr>
              <w:t>JP Brocket</w:t>
            </w:r>
            <w:proofErr w:type="gramEnd"/>
          </w:p>
        </w:tc>
        <w:tc>
          <w:tcPr>
            <w:tcW w:w="5120" w:type="dxa"/>
          </w:tcPr>
          <w:p w14:paraId="6D63BC77" w14:textId="77777777" w:rsidR="00E306EB" w:rsidRDefault="00210BFE" w:rsidP="00210BFE">
            <w:pPr>
              <w:ind w:left="158" w:hanging="180"/>
              <w:cnfStyle w:val="000000100000" w:firstRow="0" w:lastRow="0" w:firstColumn="0" w:lastColumn="0" w:oddVBand="0" w:evenVBand="0" w:oddHBand="1" w:evenHBand="0" w:firstRowFirstColumn="0" w:firstRowLastColumn="0" w:lastRowFirstColumn="0" w:lastRowLastColumn="0"/>
              <w:rPr>
                <w:rFonts w:eastAsia="Raleway" w:cs="Raleway"/>
              </w:rPr>
            </w:pPr>
            <w:r>
              <w:rPr>
                <w:rFonts w:eastAsia="Raleway" w:cs="Raleway"/>
              </w:rPr>
              <w:t xml:space="preserve">- </w:t>
            </w:r>
            <w:r w:rsidR="00235F39" w:rsidRPr="00210BFE">
              <w:rPr>
                <w:rFonts w:eastAsia="Raleway" w:cs="Raleway"/>
              </w:rPr>
              <w:t xml:space="preserve">Restructure </w:t>
            </w:r>
            <w:r w:rsidR="00C57446" w:rsidRPr="00210BFE">
              <w:rPr>
                <w:rFonts w:eastAsia="Raleway" w:cs="Raleway"/>
              </w:rPr>
              <w:t>requirements into tables and clean up formatting</w:t>
            </w:r>
          </w:p>
          <w:p w14:paraId="4C6289AC" w14:textId="77777777" w:rsidR="00F126BB" w:rsidRDefault="00A66B9E" w:rsidP="00A66B9E">
            <w:pPr>
              <w:cnfStyle w:val="000000100000" w:firstRow="0" w:lastRow="0" w:firstColumn="0" w:lastColumn="0" w:oddVBand="0" w:evenVBand="0" w:oddHBand="1" w:evenHBand="0" w:firstRowFirstColumn="0" w:firstRowLastColumn="0" w:lastRowFirstColumn="0" w:lastRowLastColumn="0"/>
              <w:rPr>
                <w:rFonts w:eastAsia="Raleway" w:cs="Raleway"/>
              </w:rPr>
            </w:pPr>
            <w:r w:rsidRPr="00E71E33">
              <w:rPr>
                <w:rFonts w:eastAsia="Raleway" w:cs="Raleway"/>
              </w:rPr>
              <w:t xml:space="preserve">- Version exported to PDF for Contract </w:t>
            </w:r>
            <w:r w:rsidR="00F126BB">
              <w:rPr>
                <w:rFonts w:eastAsia="Raleway" w:cs="Raleway"/>
              </w:rPr>
              <w:t xml:space="preserve">  </w:t>
            </w:r>
          </w:p>
          <w:p w14:paraId="5893910B" w14:textId="6FD9A0DA" w:rsidR="00E306EB" w:rsidRPr="00210BFE" w:rsidRDefault="00F126BB" w:rsidP="00A66B9E">
            <w:pPr>
              <w:cnfStyle w:val="000000100000" w:firstRow="0" w:lastRow="0" w:firstColumn="0" w:lastColumn="0" w:oddVBand="0" w:evenVBand="0" w:oddHBand="1" w:evenHBand="0" w:firstRowFirstColumn="0" w:firstRowLastColumn="0" w:lastRowFirstColumn="0" w:lastRowLastColumn="0"/>
              <w:rPr>
                <w:rFonts w:eastAsia="Raleway" w:cs="Raleway"/>
              </w:rPr>
            </w:pPr>
            <w:r>
              <w:rPr>
                <w:rFonts w:eastAsia="Raleway" w:cs="Raleway"/>
              </w:rPr>
              <w:t xml:space="preserve">   </w:t>
            </w:r>
            <w:r w:rsidR="00A66B9E" w:rsidRPr="00E71E33">
              <w:rPr>
                <w:rFonts w:eastAsia="Raleway" w:cs="Raleway"/>
              </w:rPr>
              <w:t>Manufacturer</w:t>
            </w:r>
            <w:r>
              <w:rPr>
                <w:rFonts w:eastAsia="Raleway" w:cs="Raleway"/>
              </w:rPr>
              <w:t>s</w:t>
            </w:r>
            <w:r w:rsidR="00A66B9E" w:rsidRPr="00E71E33">
              <w:rPr>
                <w:rFonts w:eastAsia="Raleway" w:cs="Raleway"/>
              </w:rPr>
              <w:t xml:space="preserve"> providing </w:t>
            </w:r>
            <w:r w:rsidR="00F629A1">
              <w:rPr>
                <w:rFonts w:eastAsia="Raleway" w:cs="Raleway"/>
              </w:rPr>
              <w:t xml:space="preserve">RRP </w:t>
            </w:r>
            <w:r w:rsidR="00A66B9E" w:rsidRPr="00E71E33">
              <w:rPr>
                <w:rFonts w:eastAsia="Raleway" w:cs="Raleway"/>
              </w:rPr>
              <w:t xml:space="preserve">EMS </w:t>
            </w:r>
            <w:r w:rsidR="00F629A1">
              <w:rPr>
                <w:rFonts w:eastAsia="Raleway" w:cs="Raleway"/>
              </w:rPr>
              <w:t>quote</w:t>
            </w:r>
          </w:p>
        </w:tc>
      </w:tr>
      <w:tr w:rsidR="001D45F2" w:rsidRPr="00E71E33" w14:paraId="4E106A41" w14:textId="77777777" w:rsidTr="00A46DF6">
        <w:trPr>
          <w:trHeight w:val="300"/>
        </w:trPr>
        <w:tc>
          <w:tcPr>
            <w:cnfStyle w:val="001000000000" w:firstRow="0" w:lastRow="0" w:firstColumn="1" w:lastColumn="0" w:oddVBand="0" w:evenVBand="0" w:oddHBand="0" w:evenHBand="0" w:firstRowFirstColumn="0" w:firstRowLastColumn="0" w:lastRowFirstColumn="0" w:lastRowLastColumn="0"/>
            <w:tcW w:w="1245" w:type="dxa"/>
          </w:tcPr>
          <w:p w14:paraId="41F81BCD" w14:textId="370B4309" w:rsidR="001D45F2" w:rsidRDefault="001D45F2" w:rsidP="002A2423">
            <w:pPr>
              <w:rPr>
                <w:rFonts w:eastAsia="Raleway" w:cs="Raleway"/>
              </w:rPr>
            </w:pPr>
            <w:r>
              <w:rPr>
                <w:rFonts w:eastAsia="Raleway" w:cs="Raleway"/>
              </w:rPr>
              <w:t>2.1</w:t>
            </w:r>
          </w:p>
        </w:tc>
        <w:tc>
          <w:tcPr>
            <w:tcW w:w="2170" w:type="dxa"/>
          </w:tcPr>
          <w:p w14:paraId="664F5E63" w14:textId="53DD74A8" w:rsidR="001D45F2" w:rsidRPr="00E71E33" w:rsidRDefault="001D45F2" w:rsidP="002A2423">
            <w:pPr>
              <w:cnfStyle w:val="000000000000" w:firstRow="0" w:lastRow="0" w:firstColumn="0" w:lastColumn="0" w:oddVBand="0" w:evenVBand="0" w:oddHBand="0" w:evenHBand="0" w:firstRowFirstColumn="0" w:firstRowLastColumn="0" w:lastRowFirstColumn="0" w:lastRowLastColumn="0"/>
              <w:rPr>
                <w:rFonts w:eastAsia="Raleway" w:cs="Raleway"/>
              </w:rPr>
            </w:pPr>
            <w:r>
              <w:rPr>
                <w:rFonts w:eastAsia="Raleway" w:cs="Raleway"/>
              </w:rPr>
              <w:t>2025-</w:t>
            </w:r>
            <w:r w:rsidR="00A75F52">
              <w:rPr>
                <w:rFonts w:eastAsia="Raleway" w:cs="Raleway"/>
              </w:rPr>
              <w:t>05-01</w:t>
            </w:r>
          </w:p>
        </w:tc>
        <w:tc>
          <w:tcPr>
            <w:tcW w:w="2160" w:type="dxa"/>
          </w:tcPr>
          <w:p w14:paraId="7FFF464B" w14:textId="77777777" w:rsidR="001D45F2" w:rsidRDefault="001D45F2" w:rsidP="001D45F2">
            <w:pPr>
              <w:cnfStyle w:val="000000000000" w:firstRow="0" w:lastRow="0" w:firstColumn="0" w:lastColumn="0" w:oddVBand="0" w:evenVBand="0" w:oddHBand="0" w:evenHBand="0" w:firstRowFirstColumn="0" w:firstRowLastColumn="0" w:lastRowFirstColumn="0" w:lastRowLastColumn="0"/>
              <w:rPr>
                <w:rFonts w:eastAsia="Raleway" w:cs="Raleway"/>
              </w:rPr>
            </w:pPr>
            <w:r w:rsidRPr="00E71E33">
              <w:rPr>
                <w:rFonts w:eastAsia="Raleway" w:cs="Raleway"/>
              </w:rPr>
              <w:t>Blaze Sanders</w:t>
            </w:r>
          </w:p>
          <w:p w14:paraId="0DE4F0C8" w14:textId="2B85288B" w:rsidR="001D45F2" w:rsidRPr="00E71E33" w:rsidRDefault="001D45F2" w:rsidP="002A2423">
            <w:pPr>
              <w:cnfStyle w:val="000000000000" w:firstRow="0" w:lastRow="0" w:firstColumn="0" w:lastColumn="0" w:oddVBand="0" w:evenVBand="0" w:oddHBand="0" w:evenHBand="0" w:firstRowFirstColumn="0" w:firstRowLastColumn="0" w:lastRowFirstColumn="0" w:lastRowLastColumn="0"/>
              <w:rPr>
                <w:rFonts w:eastAsia="Raleway" w:cs="Raleway"/>
                <w:lang w:val="de-DE"/>
              </w:rPr>
            </w:pPr>
            <w:proofErr w:type="gramStart"/>
            <w:r>
              <w:rPr>
                <w:rFonts w:eastAsia="Raleway" w:cs="Raleway"/>
                <w:lang w:val="de-DE"/>
              </w:rPr>
              <w:t>JP Brocket</w:t>
            </w:r>
            <w:proofErr w:type="gramEnd"/>
          </w:p>
        </w:tc>
        <w:tc>
          <w:tcPr>
            <w:tcW w:w="5120" w:type="dxa"/>
          </w:tcPr>
          <w:p w14:paraId="1D36CDBB" w14:textId="77777777" w:rsidR="001D45F2" w:rsidRDefault="001D45F2" w:rsidP="001D45F2">
            <w:pPr>
              <w:cnfStyle w:val="000000000000" w:firstRow="0" w:lastRow="0" w:firstColumn="0" w:lastColumn="0" w:oddVBand="0" w:evenVBand="0" w:oddHBand="0" w:evenHBand="0" w:firstRowFirstColumn="0" w:firstRowLastColumn="0" w:lastRowFirstColumn="0" w:lastRowLastColumn="0"/>
              <w:rPr>
                <w:rFonts w:eastAsia="Raleway" w:cs="Raleway"/>
              </w:rPr>
            </w:pPr>
            <w:r>
              <w:rPr>
                <w:rFonts w:eastAsia="Raleway" w:cs="Raleway"/>
              </w:rPr>
              <w:t xml:space="preserve">- </w:t>
            </w:r>
            <w:r w:rsidRPr="001D45F2">
              <w:rPr>
                <w:rFonts w:eastAsia="Raleway" w:cs="Raleway"/>
              </w:rPr>
              <w:t xml:space="preserve">Add </w:t>
            </w:r>
            <w:r>
              <w:rPr>
                <w:rFonts w:eastAsia="Raleway" w:cs="Raleway"/>
              </w:rPr>
              <w:t xml:space="preserve">detailed </w:t>
            </w:r>
            <w:r w:rsidRPr="001D45F2">
              <w:rPr>
                <w:rFonts w:eastAsia="Raleway" w:cs="Raleway"/>
              </w:rPr>
              <w:t>RADAR_MODULE</w:t>
            </w:r>
            <w:r>
              <w:rPr>
                <w:rFonts w:eastAsia="Raleway" w:cs="Raleway"/>
              </w:rPr>
              <w:t xml:space="preserve"> </w:t>
            </w:r>
            <w:r w:rsidR="00195F69" w:rsidRPr="00195F69">
              <w:rPr>
                <w:rFonts w:eastAsia="Raleway" w:cs="Raleway"/>
              </w:rPr>
              <w:t>rqmts</w:t>
            </w:r>
          </w:p>
          <w:p w14:paraId="22F5E2F4" w14:textId="02F6BD67" w:rsidR="00195F69" w:rsidRPr="001D45F2" w:rsidRDefault="00195F69" w:rsidP="001D45F2">
            <w:pPr>
              <w:cnfStyle w:val="000000000000" w:firstRow="0" w:lastRow="0" w:firstColumn="0" w:lastColumn="0" w:oddVBand="0" w:evenVBand="0" w:oddHBand="0" w:evenHBand="0" w:firstRowFirstColumn="0" w:firstRowLastColumn="0" w:lastRowFirstColumn="0" w:lastRowLastColumn="0"/>
              <w:rPr>
                <w:rFonts w:eastAsia="Raleway" w:cs="Raleway"/>
              </w:rPr>
            </w:pPr>
            <w:r>
              <w:rPr>
                <w:rFonts w:eastAsia="Raleway" w:cs="Raleway"/>
              </w:rPr>
              <w:t xml:space="preserve">- </w:t>
            </w:r>
            <w:r w:rsidR="00C8709C">
              <w:rPr>
                <w:rFonts w:eastAsia="Raleway" w:cs="Raleway"/>
              </w:rPr>
              <w:t xml:space="preserve">Link section </w:t>
            </w:r>
            <w:r w:rsidR="00AD6283">
              <w:rPr>
                <w:rFonts w:eastAsia="Raleway" w:cs="Raleway"/>
              </w:rPr>
              <w:t>3.0</w:t>
            </w:r>
            <w:r w:rsidR="00C8709C">
              <w:rPr>
                <w:rFonts w:eastAsia="Raleway" w:cs="Raleway"/>
              </w:rPr>
              <w:t xml:space="preserve"> &amp; </w:t>
            </w:r>
            <w:r w:rsidR="00AD6283">
              <w:rPr>
                <w:rFonts w:eastAsia="Raleway" w:cs="Raleway"/>
              </w:rPr>
              <w:t>4.0</w:t>
            </w:r>
            <w:r w:rsidR="00C8709C">
              <w:rPr>
                <w:rFonts w:eastAsia="Raleway" w:cs="Raleway"/>
              </w:rPr>
              <w:t xml:space="preserve"> to SQLite database</w:t>
            </w:r>
          </w:p>
        </w:tc>
      </w:tr>
    </w:tbl>
    <w:p w14:paraId="380A63FD" w14:textId="49043312" w:rsidR="24C47CB9" w:rsidRPr="009E6B17" w:rsidRDefault="1E370CAD" w:rsidP="00C9737F">
      <w:pPr>
        <w:keepNext/>
        <w:keepLines/>
        <w:spacing w:after="120"/>
        <w:jc w:val="center"/>
        <w:rPr>
          <w:rFonts w:eastAsia="Aptos" w:cs="Aptos"/>
          <w:sz w:val="22"/>
          <w:szCs w:val="22"/>
        </w:rPr>
      </w:pPr>
      <w:r w:rsidRPr="009E6B17">
        <w:rPr>
          <w:rFonts w:eastAsia="Aptos" w:cs="Aptos"/>
          <w:sz w:val="22"/>
          <w:szCs w:val="22"/>
        </w:rPr>
        <w:t>Table 0 – Document version history</w:t>
      </w:r>
    </w:p>
    <w:p w14:paraId="7B64E4CF" w14:textId="06FEDD47" w:rsidR="00DD260F" w:rsidRPr="00E758CE" w:rsidRDefault="00DD260F" w:rsidP="00E758CE">
      <w:pPr>
        <w:spacing w:line="278" w:lineRule="auto"/>
        <w:rPr>
          <w:rFonts w:asciiTheme="minorHAnsi" w:hAnsiTheme="minorHAnsi"/>
          <w:sz w:val="32"/>
          <w:szCs w:val="32"/>
        </w:rPr>
      </w:pPr>
      <w:r w:rsidRPr="00E758CE">
        <w:rPr>
          <w:rFonts w:asciiTheme="minorHAnsi" w:hAnsiTheme="minorHAnsi"/>
          <w:sz w:val="32"/>
          <w:szCs w:val="32"/>
        </w:rPr>
        <w:t>Abbreviations &amp; Terminology</w:t>
      </w:r>
    </w:p>
    <w:tbl>
      <w:tblPr>
        <w:tblStyle w:val="GridTable4"/>
        <w:tblW w:w="10620" w:type="dxa"/>
        <w:tblLayout w:type="fixed"/>
        <w:tblLook w:val="04A0" w:firstRow="1" w:lastRow="0" w:firstColumn="1" w:lastColumn="0" w:noHBand="0" w:noVBand="1"/>
      </w:tblPr>
      <w:tblGrid>
        <w:gridCol w:w="1795"/>
        <w:gridCol w:w="8825"/>
      </w:tblGrid>
      <w:tr w:rsidR="00DD260F" w14:paraId="18B12CB2" w14:textId="77777777" w:rsidTr="00A3197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795" w:type="dxa"/>
          </w:tcPr>
          <w:p w14:paraId="68AACDC9" w14:textId="77777777" w:rsidR="00DD260F" w:rsidRPr="00A57CFE" w:rsidRDefault="00DD260F" w:rsidP="00A3197D">
            <w:pPr>
              <w:rPr>
                <w:rFonts w:eastAsia="Raleway" w:cs="Raleway"/>
                <w:sz w:val="28"/>
                <w:szCs w:val="28"/>
              </w:rPr>
            </w:pPr>
            <w:r w:rsidRPr="00A57CFE">
              <w:rPr>
                <w:rFonts w:eastAsia="Raleway" w:cs="Raleway"/>
                <w:sz w:val="28"/>
                <w:szCs w:val="28"/>
              </w:rPr>
              <w:t>Term</w:t>
            </w:r>
          </w:p>
        </w:tc>
        <w:tc>
          <w:tcPr>
            <w:tcW w:w="8825" w:type="dxa"/>
          </w:tcPr>
          <w:p w14:paraId="7BA58A22" w14:textId="77777777" w:rsidR="00DD260F" w:rsidRPr="00A57CFE" w:rsidRDefault="00DD260F" w:rsidP="00A3197D">
            <w:pPr>
              <w:cnfStyle w:val="100000000000" w:firstRow="1" w:lastRow="0" w:firstColumn="0" w:lastColumn="0" w:oddVBand="0" w:evenVBand="0" w:oddHBand="0" w:evenHBand="0" w:firstRowFirstColumn="0" w:firstRowLastColumn="0" w:lastRowFirstColumn="0" w:lastRowLastColumn="0"/>
              <w:rPr>
                <w:rFonts w:eastAsia="Raleway" w:cs="Raleway"/>
                <w:b w:val="0"/>
                <w:bCs w:val="0"/>
                <w:sz w:val="28"/>
                <w:szCs w:val="28"/>
              </w:rPr>
            </w:pPr>
            <w:r w:rsidRPr="00A57CFE">
              <w:rPr>
                <w:rFonts w:eastAsia="Raleway" w:cs="Raleway"/>
                <w:sz w:val="28"/>
                <w:szCs w:val="28"/>
              </w:rPr>
              <w:t>Definition</w:t>
            </w:r>
          </w:p>
        </w:tc>
      </w:tr>
      <w:tr w:rsidR="00DD260F" w14:paraId="50465ADC"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600C632E" w14:textId="77777777" w:rsidR="00DD260F" w:rsidRPr="00A57CFE" w:rsidRDefault="00DD260F" w:rsidP="00A3197D">
            <w:pPr>
              <w:rPr>
                <w:rFonts w:eastAsia="Raleway" w:cs="Raleway"/>
              </w:rPr>
            </w:pPr>
            <w:r w:rsidRPr="00A57CFE">
              <w:rPr>
                <w:rFonts w:eastAsia="Raleway" w:cs="Raleway"/>
              </w:rPr>
              <w:t>Alert</w:t>
            </w:r>
          </w:p>
        </w:tc>
        <w:tc>
          <w:tcPr>
            <w:tcW w:w="8825" w:type="dxa"/>
          </w:tcPr>
          <w:p w14:paraId="5645D698" w14:textId="6E71930D" w:rsidR="00DD260F" w:rsidRPr="00A57CFE" w:rsidRDefault="00DD260F" w:rsidP="00A3197D">
            <w:pPr>
              <w:cnfStyle w:val="000000100000" w:firstRow="0" w:lastRow="0" w:firstColumn="0" w:lastColumn="0" w:oddVBand="0" w:evenVBand="0" w:oddHBand="1" w:evenHBand="0" w:firstRowFirstColumn="0" w:firstRowLastColumn="0" w:lastRowFirstColumn="0" w:lastRowLastColumn="0"/>
              <w:rPr>
                <w:rFonts w:eastAsia="Raleway" w:cs="Raleway"/>
              </w:rPr>
            </w:pPr>
            <w:r w:rsidRPr="00A57CFE">
              <w:rPr>
                <w:rFonts w:eastAsia="Raleway" w:cs="Raleway"/>
              </w:rPr>
              <w:t xml:space="preserve">Inform user about an impending risk </w:t>
            </w:r>
            <w:r w:rsidRPr="00A57CFE">
              <w:rPr>
                <w:rFonts w:eastAsia="Raleway" w:cs="Raleway"/>
                <w:b/>
                <w:bCs/>
              </w:rPr>
              <w:t>(Mid</w:t>
            </w:r>
            <w:r w:rsidR="00EC7A8F">
              <w:rPr>
                <w:rFonts w:eastAsia="Raleway" w:cs="Raleway"/>
                <w:b/>
                <w:bCs/>
              </w:rPr>
              <w:t>-</w:t>
            </w:r>
            <w:r w:rsidRPr="00A57CFE">
              <w:rPr>
                <w:rFonts w:eastAsia="Raleway" w:cs="Raleway"/>
                <w:b/>
                <w:bCs/>
              </w:rPr>
              <w:t>level importance user message)</w:t>
            </w:r>
          </w:p>
        </w:tc>
      </w:tr>
      <w:tr w:rsidR="00DD260F" w14:paraId="367C438A" w14:textId="77777777" w:rsidTr="00A3197D">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36189B5D" w14:textId="77777777" w:rsidR="00DD260F" w:rsidRPr="00A57CFE" w:rsidRDefault="00DD260F" w:rsidP="00A3197D">
            <w:pPr>
              <w:rPr>
                <w:rFonts w:eastAsia="Raleway" w:cs="Raleway"/>
              </w:rPr>
            </w:pPr>
            <w:r>
              <w:rPr>
                <w:rFonts w:eastAsia="Raleway" w:cs="Raleway"/>
              </w:rPr>
              <w:t>BSP</w:t>
            </w:r>
          </w:p>
        </w:tc>
        <w:tc>
          <w:tcPr>
            <w:tcW w:w="8825" w:type="dxa"/>
          </w:tcPr>
          <w:p w14:paraId="690D18C6" w14:textId="77777777" w:rsidR="00DD260F" w:rsidRPr="00A57CFE" w:rsidRDefault="00DD260F" w:rsidP="00A3197D">
            <w:pPr>
              <w:cnfStyle w:val="000000000000" w:firstRow="0" w:lastRow="0" w:firstColumn="0" w:lastColumn="0" w:oddVBand="0" w:evenVBand="0" w:oddHBand="0" w:evenHBand="0" w:firstRowFirstColumn="0" w:firstRowLastColumn="0" w:lastRowFirstColumn="0" w:lastRowLastColumn="0"/>
              <w:rPr>
                <w:rFonts w:eastAsia="Raleway" w:cs="Raleway"/>
              </w:rPr>
            </w:pPr>
            <w:r>
              <w:rPr>
                <w:rFonts w:eastAsia="Raleway" w:cs="Raleway"/>
              </w:rPr>
              <w:t>Board Support Package: A</w:t>
            </w:r>
            <w:r w:rsidRPr="006F1883">
              <w:rPr>
                <w:rFonts w:eastAsia="Raleway" w:cs="Raleway"/>
              </w:rPr>
              <w:t>llows</w:t>
            </w:r>
            <w:r>
              <w:rPr>
                <w:rFonts w:eastAsia="Raleway" w:cs="Raleway"/>
              </w:rPr>
              <w:t xml:space="preserve"> </w:t>
            </w:r>
            <w:r w:rsidRPr="006F1883">
              <w:rPr>
                <w:rFonts w:eastAsia="Raleway" w:cs="Raleway"/>
              </w:rPr>
              <w:t xml:space="preserve">OS to communicate with </w:t>
            </w:r>
            <w:r>
              <w:rPr>
                <w:rFonts w:eastAsia="Raleway" w:cs="Raleway"/>
              </w:rPr>
              <w:t>low level</w:t>
            </w:r>
            <w:r w:rsidRPr="006F1883">
              <w:rPr>
                <w:rFonts w:eastAsia="Raleway" w:cs="Raleway"/>
              </w:rPr>
              <w:t xml:space="preserve"> hardware</w:t>
            </w:r>
          </w:p>
        </w:tc>
      </w:tr>
      <w:tr w:rsidR="00DD260F" w14:paraId="77025644"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A1DC705" w14:textId="77777777" w:rsidR="00DD260F" w:rsidRPr="00A57CFE" w:rsidDel="4B34F430" w:rsidRDefault="00DD260F" w:rsidP="00A3197D">
            <w:pPr>
              <w:rPr>
                <w:rFonts w:eastAsia="Raleway" w:cs="Raleway"/>
              </w:rPr>
            </w:pPr>
            <w:r w:rsidRPr="00A57CFE">
              <w:rPr>
                <w:rFonts w:eastAsia="Raleway" w:cs="Raleway"/>
              </w:rPr>
              <w:t>CM</w:t>
            </w:r>
          </w:p>
        </w:tc>
        <w:tc>
          <w:tcPr>
            <w:tcW w:w="8825" w:type="dxa"/>
          </w:tcPr>
          <w:p w14:paraId="5368D00D" w14:textId="77777777" w:rsidR="00DD260F" w:rsidRPr="00A57CFE" w:rsidDel="4B34F430" w:rsidRDefault="00DD260F" w:rsidP="00A3197D">
            <w:pPr>
              <w:cnfStyle w:val="000000100000" w:firstRow="0" w:lastRow="0" w:firstColumn="0" w:lastColumn="0" w:oddVBand="0" w:evenVBand="0" w:oddHBand="1" w:evenHBand="0" w:firstRowFirstColumn="0" w:firstRowLastColumn="0" w:lastRowFirstColumn="0" w:lastRowLastColumn="0"/>
              <w:rPr>
                <w:rFonts w:eastAsia="Raleway" w:cs="Raleway"/>
              </w:rPr>
            </w:pPr>
            <w:r w:rsidRPr="00A57CFE">
              <w:rPr>
                <w:rFonts w:eastAsia="Raleway" w:cs="Raleway"/>
              </w:rPr>
              <w:t>Contract Manufacture: Term for company that manufacture products</w:t>
            </w:r>
          </w:p>
        </w:tc>
      </w:tr>
      <w:tr w:rsidR="00DD260F" w14:paraId="772F3961" w14:textId="77777777" w:rsidTr="00A3197D">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FB45CD9" w14:textId="77777777" w:rsidR="00DD260F" w:rsidRPr="00A57CFE" w:rsidRDefault="00DD260F" w:rsidP="00A3197D">
            <w:pPr>
              <w:rPr>
                <w:rFonts w:eastAsia="Raleway" w:cs="Raleway"/>
              </w:rPr>
            </w:pPr>
            <w:r w:rsidRPr="00A57CFE" w:rsidDel="4B34F430">
              <w:rPr>
                <w:rFonts w:eastAsia="Raleway" w:cs="Raleway"/>
              </w:rPr>
              <w:t>DT / TM</w:t>
            </w:r>
          </w:p>
        </w:tc>
        <w:tc>
          <w:tcPr>
            <w:tcW w:w="8825" w:type="dxa"/>
          </w:tcPr>
          <w:p w14:paraId="355ACB1F" w14:textId="77777777" w:rsidR="00DD260F" w:rsidRPr="00A57CFE" w:rsidRDefault="00DD260F" w:rsidP="00A3197D">
            <w:pPr>
              <w:cnfStyle w:val="000000000000" w:firstRow="0" w:lastRow="0" w:firstColumn="0" w:lastColumn="0" w:oddVBand="0" w:evenVBand="0" w:oddHBand="0" w:evenHBand="0" w:firstRowFirstColumn="0" w:firstRowLastColumn="0" w:lastRowFirstColumn="0" w:lastRowLastColumn="0"/>
              <w:rPr>
                <w:rFonts w:eastAsia="Raleway" w:cs="Raleway"/>
                <w:lang w:val="en-GB"/>
              </w:rPr>
            </w:pPr>
            <w:r w:rsidRPr="00A57CFE" w:rsidDel="4B34F430">
              <w:rPr>
                <w:rFonts w:eastAsia="Raleway" w:cs="Raleway"/>
                <w:lang w:val="en-GB"/>
              </w:rPr>
              <w:t>Deutsche Telekom/T-Mobile</w:t>
            </w:r>
            <w:r w:rsidRPr="00A57CFE">
              <w:rPr>
                <w:rFonts w:eastAsia="Raleway" w:cs="Raleway"/>
                <w:color w:val="000000" w:themeColor="text1"/>
                <w:lang w:val="en-GB"/>
              </w:rPr>
              <w:t xml:space="preserve">: </w:t>
            </w:r>
            <w:r w:rsidRPr="00A57CFE">
              <w:rPr>
                <w:rFonts w:eastAsia="Raleway" w:cs="Raleway"/>
                <w:b/>
                <w:color w:val="000000" w:themeColor="text1"/>
                <w:lang w:val="en-GB"/>
              </w:rPr>
              <w:t xml:space="preserve">TM </w:t>
            </w:r>
            <w:r w:rsidRPr="00970D62">
              <w:rPr>
                <w:rFonts w:eastAsia="Raleway" w:cs="Raleway"/>
                <w:bCs/>
                <w:color w:val="000000" w:themeColor="text1"/>
                <w:lang w:val="en-GB"/>
              </w:rPr>
              <w:t>shall not be used alone</w:t>
            </w:r>
            <w:r>
              <w:rPr>
                <w:rFonts w:eastAsia="Raleway" w:cs="Raleway"/>
                <w:bCs/>
                <w:color w:val="000000" w:themeColor="text1"/>
                <w:lang w:val="en-GB"/>
              </w:rPr>
              <w:t xml:space="preserve">, it’s </w:t>
            </w:r>
            <w:r w:rsidRPr="00970D62">
              <w:rPr>
                <w:rFonts w:eastAsia="Raleway" w:cs="Raleway"/>
                <w:bCs/>
                <w:color w:val="000000" w:themeColor="text1"/>
                <w:lang w:val="en-GB"/>
              </w:rPr>
              <w:t xml:space="preserve">too </w:t>
            </w:r>
            <w:proofErr w:type="gramStart"/>
            <w:r w:rsidRPr="00970D62">
              <w:rPr>
                <w:rFonts w:eastAsia="Raleway" w:cs="Raleway"/>
                <w:bCs/>
                <w:color w:val="000000" w:themeColor="text1"/>
                <w:lang w:val="en-GB"/>
              </w:rPr>
              <w:t>similar to</w:t>
            </w:r>
            <w:proofErr w:type="gramEnd"/>
            <w:r w:rsidRPr="00970D62">
              <w:rPr>
                <w:rFonts w:eastAsia="Raleway" w:cs="Raleway"/>
                <w:bCs/>
                <w:color w:val="000000" w:themeColor="text1"/>
                <w:lang w:val="en-GB"/>
              </w:rPr>
              <w:t xml:space="preserve"> ™</w:t>
            </w:r>
          </w:p>
        </w:tc>
      </w:tr>
      <w:tr w:rsidR="00DD260F" w14:paraId="69ECC66C"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7CD3E191" w14:textId="77777777" w:rsidR="00DD260F" w:rsidRPr="00A57CFE" w:rsidRDefault="00DD260F" w:rsidP="00A3197D">
            <w:pPr>
              <w:rPr>
                <w:rFonts w:eastAsia="Raleway" w:cs="Raleway"/>
                <w:b w:val="0"/>
                <w:bCs w:val="0"/>
              </w:rPr>
            </w:pPr>
            <w:r w:rsidRPr="00A57CFE">
              <w:rPr>
                <w:rFonts w:eastAsia="Raleway" w:cs="Raleway"/>
              </w:rPr>
              <w:t>EMS</w:t>
            </w:r>
          </w:p>
        </w:tc>
        <w:tc>
          <w:tcPr>
            <w:tcW w:w="8825" w:type="dxa"/>
          </w:tcPr>
          <w:p w14:paraId="6781642B" w14:textId="77777777" w:rsidR="00DD260F" w:rsidRPr="00A57CFE" w:rsidRDefault="00DD260F" w:rsidP="00A3197D">
            <w:pPr>
              <w:cnfStyle w:val="000000100000" w:firstRow="0" w:lastRow="0" w:firstColumn="0" w:lastColumn="0" w:oddVBand="0" w:evenVBand="0" w:oddHBand="1" w:evenHBand="0" w:firstRowFirstColumn="0" w:firstRowLastColumn="0" w:lastRowFirstColumn="0" w:lastRowLastColumn="0"/>
              <w:rPr>
                <w:rFonts w:eastAsia="Raleway" w:cs="Raleway"/>
              </w:rPr>
            </w:pPr>
            <w:r w:rsidRPr="00A57CFE">
              <w:rPr>
                <w:rFonts w:eastAsia="Raleway" w:cs="Raleway"/>
              </w:rPr>
              <w:t>Electronic Manufacturing Services:  A CM that designs, tests, distributes, and provides return/repair services for electronic components and assemblies for original equipment manufacturers (OEMs)</w:t>
            </w:r>
          </w:p>
        </w:tc>
      </w:tr>
      <w:tr w:rsidR="00DD260F" w14:paraId="27F5AB09" w14:textId="77777777" w:rsidTr="00A3197D">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7F206FE8" w14:textId="77777777" w:rsidR="00DD260F" w:rsidRPr="00A57CFE" w:rsidRDefault="00DD260F" w:rsidP="00A3197D">
            <w:pPr>
              <w:rPr>
                <w:rFonts w:eastAsia="Raleway" w:cs="Raleway"/>
              </w:rPr>
            </w:pPr>
            <w:r w:rsidRPr="00A57CFE">
              <w:rPr>
                <w:rFonts w:eastAsia="Raleway" w:cs="Raleway"/>
              </w:rPr>
              <w:t>GTM</w:t>
            </w:r>
          </w:p>
        </w:tc>
        <w:tc>
          <w:tcPr>
            <w:tcW w:w="8825" w:type="dxa"/>
          </w:tcPr>
          <w:p w14:paraId="1A7224AC" w14:textId="74671A36" w:rsidR="00DD260F" w:rsidRPr="00A57CFE" w:rsidRDefault="00DD260F" w:rsidP="00A3197D">
            <w:pPr>
              <w:cnfStyle w:val="000000000000" w:firstRow="0" w:lastRow="0" w:firstColumn="0" w:lastColumn="0" w:oddVBand="0" w:evenVBand="0" w:oddHBand="0" w:evenHBand="0" w:firstRowFirstColumn="0" w:firstRowLastColumn="0" w:lastRowFirstColumn="0" w:lastRowLastColumn="0"/>
              <w:rPr>
                <w:rFonts w:eastAsia="Raleway" w:cs="Raleway"/>
              </w:rPr>
            </w:pPr>
            <w:r w:rsidRPr="00A57CFE">
              <w:rPr>
                <w:rFonts w:eastAsia="Raleway" w:cs="Raleway"/>
              </w:rPr>
              <w:t>Go-to-</w:t>
            </w:r>
            <w:r>
              <w:rPr>
                <w:rFonts w:eastAsia="Raleway" w:cs="Raleway"/>
              </w:rPr>
              <w:t>M</w:t>
            </w:r>
            <w:r w:rsidRPr="00A57CFE">
              <w:rPr>
                <w:rFonts w:eastAsia="Raleway" w:cs="Raleway"/>
              </w:rPr>
              <w:t>arket</w:t>
            </w:r>
            <w:r>
              <w:rPr>
                <w:rFonts w:eastAsia="Raleway" w:cs="Raleway"/>
              </w:rPr>
              <w:t>: Product Spoke plans to sell as its 1</w:t>
            </w:r>
            <w:r w:rsidRPr="00B45C81">
              <w:rPr>
                <w:rFonts w:eastAsia="Raleway" w:cs="Raleway"/>
                <w:vertAlign w:val="superscript"/>
              </w:rPr>
              <w:t>st</w:t>
            </w:r>
            <w:r>
              <w:rPr>
                <w:rFonts w:eastAsia="Raleway" w:cs="Raleway"/>
              </w:rPr>
              <w:t xml:space="preserve"> </w:t>
            </w:r>
            <w:r w:rsidRPr="00DB6E2F">
              <w:rPr>
                <w:rFonts w:eastAsia="Raleway" w:cs="Raleway"/>
              </w:rPr>
              <w:t>stock keeping unit</w:t>
            </w:r>
            <w:r w:rsidR="000D6164">
              <w:rPr>
                <w:rFonts w:eastAsia="Raleway" w:cs="Raleway"/>
              </w:rPr>
              <w:t xml:space="preserve"> (SKU)</w:t>
            </w:r>
          </w:p>
        </w:tc>
      </w:tr>
      <w:tr w:rsidR="00DD260F" w14:paraId="7E4CC013"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16AF35DD" w14:textId="77777777" w:rsidR="00DD260F" w:rsidRPr="00A57CFE" w:rsidRDefault="00DD260F" w:rsidP="00A3197D">
            <w:pPr>
              <w:rPr>
                <w:rFonts w:eastAsia="Raleway" w:cs="Raleway"/>
              </w:rPr>
            </w:pPr>
            <w:r w:rsidRPr="00A57CFE">
              <w:rPr>
                <w:rFonts w:eastAsia="Raleway" w:cs="Raleway"/>
              </w:rPr>
              <w:t xml:space="preserve">HUB™ </w:t>
            </w:r>
          </w:p>
        </w:tc>
        <w:tc>
          <w:tcPr>
            <w:tcW w:w="8825" w:type="dxa"/>
          </w:tcPr>
          <w:p w14:paraId="5AB21E99" w14:textId="77777777" w:rsidR="00DD260F" w:rsidRPr="00A57CFE" w:rsidRDefault="00DD260F" w:rsidP="00A3197D">
            <w:pPr>
              <w:cnfStyle w:val="000000100000" w:firstRow="0" w:lastRow="0" w:firstColumn="0" w:lastColumn="0" w:oddVBand="0" w:evenVBand="0" w:oddHBand="1" w:evenHBand="0" w:firstRowFirstColumn="0" w:firstRowLastColumn="0" w:lastRowFirstColumn="0" w:lastRowLastColumn="0"/>
              <w:rPr>
                <w:rFonts w:eastAsia="Raleway" w:cs="Raleway"/>
              </w:rPr>
            </w:pPr>
            <w:r w:rsidRPr="00A57CFE">
              <w:rPr>
                <w:rFonts w:eastAsia="Raleway" w:cs="Raleway"/>
              </w:rPr>
              <w:t>The Spoke Cloud: AWS servers running EC2 instances</w:t>
            </w:r>
          </w:p>
        </w:tc>
      </w:tr>
      <w:tr w:rsidR="00DD260F" w14:paraId="6A69E111" w14:textId="77777777" w:rsidTr="00A3197D">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617199B4" w14:textId="77777777" w:rsidR="00DD260F" w:rsidRPr="00A57CFE" w:rsidRDefault="00DD260F" w:rsidP="00A3197D">
            <w:pPr>
              <w:rPr>
                <w:rFonts w:eastAsia="Raleway" w:cs="Raleway"/>
              </w:rPr>
            </w:pPr>
            <w:r w:rsidRPr="00A57CFE">
              <w:rPr>
                <w:rFonts w:eastAsia="Raleway" w:cs="Raleway"/>
              </w:rPr>
              <w:t>Information</w:t>
            </w:r>
          </w:p>
        </w:tc>
        <w:tc>
          <w:tcPr>
            <w:tcW w:w="8825" w:type="dxa"/>
          </w:tcPr>
          <w:p w14:paraId="5E227185" w14:textId="77777777" w:rsidR="00DD260F" w:rsidRPr="00A57CFE" w:rsidRDefault="00DD260F" w:rsidP="00A3197D">
            <w:pPr>
              <w:cnfStyle w:val="000000000000" w:firstRow="0" w:lastRow="0" w:firstColumn="0" w:lastColumn="0" w:oddVBand="0" w:evenVBand="0" w:oddHBand="0" w:evenHBand="0" w:firstRowFirstColumn="0" w:firstRowLastColumn="0" w:lastRowFirstColumn="0" w:lastRowLastColumn="0"/>
              <w:rPr>
                <w:rFonts w:eastAsia="Raleway" w:cs="Raleway"/>
              </w:rPr>
            </w:pPr>
            <w:r w:rsidRPr="00A57CFE">
              <w:rPr>
                <w:rFonts w:eastAsia="Raleway" w:cs="Raleway"/>
              </w:rPr>
              <w:t xml:space="preserve">Inform user about upcoming risks </w:t>
            </w:r>
            <w:r w:rsidRPr="00A57CFE">
              <w:rPr>
                <w:rFonts w:eastAsia="Raleway" w:cs="Raleway"/>
                <w:b/>
                <w:bCs/>
              </w:rPr>
              <w:t>(Least important user message)</w:t>
            </w:r>
          </w:p>
        </w:tc>
      </w:tr>
      <w:tr w:rsidR="0065736F" w14:paraId="10E85383"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61DB7503" w14:textId="05AA58F2" w:rsidR="0065736F" w:rsidRPr="00A57CFE" w:rsidRDefault="0065736F" w:rsidP="00A3197D">
            <w:pPr>
              <w:rPr>
                <w:rFonts w:eastAsia="Raleway" w:cs="Raleway"/>
              </w:rPr>
            </w:pPr>
            <w:r>
              <w:rPr>
                <w:rFonts w:eastAsia="Raleway" w:cs="Raleway"/>
              </w:rPr>
              <w:t>IPC</w:t>
            </w:r>
          </w:p>
        </w:tc>
        <w:tc>
          <w:tcPr>
            <w:tcW w:w="8825" w:type="dxa"/>
          </w:tcPr>
          <w:p w14:paraId="3B24E169" w14:textId="31A44308" w:rsidR="0065736F" w:rsidRPr="00A57CFE" w:rsidRDefault="0065736F" w:rsidP="00A3197D">
            <w:pPr>
              <w:cnfStyle w:val="000000100000" w:firstRow="0" w:lastRow="0" w:firstColumn="0" w:lastColumn="0" w:oddVBand="0" w:evenVBand="0" w:oddHBand="1" w:evenHBand="0" w:firstRowFirstColumn="0" w:firstRowLastColumn="0" w:lastRowFirstColumn="0" w:lastRowLastColumn="0"/>
              <w:rPr>
                <w:rFonts w:eastAsia="Raleway" w:cs="Raleway"/>
              </w:rPr>
            </w:pPr>
            <w:r>
              <w:rPr>
                <w:rFonts w:eastAsia="Raleway" w:cs="Raleway"/>
              </w:rPr>
              <w:t>Inter-Processor Communication: Communication bus for CPU</w:t>
            </w:r>
            <w:r w:rsidR="005F3501">
              <w:rPr>
                <w:rFonts w:eastAsia="Raleway" w:cs="Raleway"/>
              </w:rPr>
              <w:t xml:space="preserve"> data exchange</w:t>
            </w:r>
          </w:p>
        </w:tc>
      </w:tr>
      <w:tr w:rsidR="00DD260F" w14:paraId="1D04B1B7" w14:textId="77777777" w:rsidTr="00A3197D">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C643007" w14:textId="3265857A" w:rsidR="00DD260F" w:rsidRPr="00A57CFE" w:rsidRDefault="000D6164" w:rsidP="00A3197D">
            <w:pPr>
              <w:rPr>
                <w:rFonts w:eastAsia="Raleway" w:cs="Raleway"/>
              </w:rPr>
            </w:pPr>
            <w:r>
              <w:rPr>
                <w:rFonts w:eastAsia="Raleway" w:cs="Raleway"/>
              </w:rPr>
              <w:t>D</w:t>
            </w:r>
            <w:r w:rsidR="00DD260F" w:rsidRPr="00A57CFE">
              <w:rPr>
                <w:rFonts w:eastAsia="Raleway" w:cs="Raleway"/>
              </w:rPr>
              <w:t>MIPS</w:t>
            </w:r>
          </w:p>
        </w:tc>
        <w:tc>
          <w:tcPr>
            <w:tcW w:w="8825" w:type="dxa"/>
          </w:tcPr>
          <w:p w14:paraId="1A93392A" w14:textId="35260A6E" w:rsidR="00DD260F" w:rsidRPr="00A57CFE" w:rsidRDefault="00CF48A2" w:rsidP="00A3197D">
            <w:pPr>
              <w:cnfStyle w:val="000000000000" w:firstRow="0" w:lastRow="0" w:firstColumn="0" w:lastColumn="0" w:oddVBand="0" w:evenVBand="0" w:oddHBand="0" w:evenHBand="0" w:firstRowFirstColumn="0" w:firstRowLastColumn="0" w:lastRowFirstColumn="0" w:lastRowLastColumn="0"/>
              <w:rPr>
                <w:rFonts w:eastAsia="Raleway" w:cs="Raleway"/>
              </w:rPr>
            </w:pPr>
            <w:r w:rsidRPr="00CF48A2">
              <w:rPr>
                <w:rFonts w:eastAsia="Raleway" w:cs="Raleway"/>
              </w:rPr>
              <w:t>Dhrystone</w:t>
            </w:r>
            <w:r w:rsidRPr="00CF48A2">
              <w:rPr>
                <w:rFonts w:eastAsia="Raleway" w:cs="Raleway"/>
              </w:rPr>
              <w:t xml:space="preserve"> </w:t>
            </w:r>
            <w:r w:rsidR="00DD260F" w:rsidRPr="00A57CFE">
              <w:rPr>
                <w:rFonts w:eastAsia="Raleway" w:cs="Raleway"/>
              </w:rPr>
              <w:t>Millions of Instructions Per Seconds: A rough benchmark of CPU speed. FLOPS is a more modern benchmark; however, less common in embedded devices.</w:t>
            </w:r>
          </w:p>
        </w:tc>
      </w:tr>
      <w:tr w:rsidR="00DD260F" w14:paraId="2F99E0BB"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3E2592DA" w14:textId="77777777" w:rsidR="00DD260F" w:rsidRPr="00A57CFE" w:rsidRDefault="00DD260F" w:rsidP="00A3197D">
            <w:pPr>
              <w:rPr>
                <w:rFonts w:eastAsia="Raleway" w:cs="Raleway"/>
              </w:rPr>
            </w:pPr>
            <w:r w:rsidRPr="00A57CFE">
              <w:rPr>
                <w:rFonts w:eastAsia="Raleway" w:cs="Raleway"/>
              </w:rPr>
              <w:t>POST</w:t>
            </w:r>
          </w:p>
        </w:tc>
        <w:tc>
          <w:tcPr>
            <w:tcW w:w="8825" w:type="dxa"/>
          </w:tcPr>
          <w:p w14:paraId="427F7AE1" w14:textId="77777777" w:rsidR="00DD260F" w:rsidRPr="00A57CFE" w:rsidRDefault="00DD260F" w:rsidP="00A3197D">
            <w:pPr>
              <w:cnfStyle w:val="000000100000" w:firstRow="0" w:lastRow="0" w:firstColumn="0" w:lastColumn="0" w:oddVBand="0" w:evenVBand="0" w:oddHBand="1" w:evenHBand="0" w:firstRowFirstColumn="0" w:firstRowLastColumn="0" w:lastRowFirstColumn="0" w:lastRowLastColumn="0"/>
              <w:rPr>
                <w:rFonts w:eastAsia="Raleway" w:cs="Raleway"/>
              </w:rPr>
            </w:pPr>
            <w:r w:rsidRPr="00A57CFE">
              <w:rPr>
                <w:rFonts w:eastAsia="Raleway" w:cs="Raleway"/>
              </w:rPr>
              <w:t>Power On Self-Test: With standard computer bootup LEDs and/or sounds</w:t>
            </w:r>
          </w:p>
        </w:tc>
      </w:tr>
      <w:tr w:rsidR="00DD260F" w14:paraId="03A265CA" w14:textId="77777777" w:rsidTr="00A3197D">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3D4F3B5A" w14:textId="77777777" w:rsidR="00DD260F" w:rsidRPr="00A57CFE" w:rsidRDefault="00DD260F" w:rsidP="00A3197D">
            <w:pPr>
              <w:rPr>
                <w:rFonts w:eastAsia="Raleway" w:cs="Raleway"/>
              </w:rPr>
            </w:pPr>
            <w:r w:rsidRPr="00A57CFE">
              <w:rPr>
                <w:rFonts w:eastAsia="Raleway" w:cs="Raleway"/>
              </w:rPr>
              <w:t>SCA</w:t>
            </w:r>
          </w:p>
        </w:tc>
        <w:tc>
          <w:tcPr>
            <w:tcW w:w="8825" w:type="dxa"/>
          </w:tcPr>
          <w:p w14:paraId="23A4C83C" w14:textId="77777777" w:rsidR="00DD260F" w:rsidRPr="00A57CFE" w:rsidRDefault="00DD260F" w:rsidP="00A3197D">
            <w:pPr>
              <w:cnfStyle w:val="000000000000" w:firstRow="0" w:lastRow="0" w:firstColumn="0" w:lastColumn="0" w:oddVBand="0" w:evenVBand="0" w:oddHBand="0" w:evenHBand="0" w:firstRowFirstColumn="0" w:firstRowLastColumn="0" w:lastRowFirstColumn="0" w:lastRowLastColumn="0"/>
              <w:rPr>
                <w:rFonts w:eastAsia="Raleway" w:cs="Raleway"/>
              </w:rPr>
            </w:pPr>
            <w:r w:rsidRPr="00A57CFE">
              <w:rPr>
                <w:rFonts w:eastAsia="Raleway" w:cs="Raleway"/>
              </w:rPr>
              <w:t>The Spoke Companion App: iOS and Android app that pairs to VUE</w:t>
            </w:r>
          </w:p>
        </w:tc>
      </w:tr>
      <w:tr w:rsidR="00DD260F" w14:paraId="4191FBD4"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0827AE82" w14:textId="77777777" w:rsidR="00DD260F" w:rsidRPr="00A333D6" w:rsidRDefault="00DD260F" w:rsidP="00A3197D">
            <w:pPr>
              <w:rPr>
                <w:rFonts w:eastAsia="Raleway" w:cs="Raleway"/>
                <w:b w:val="0"/>
              </w:rPr>
            </w:pPr>
            <w:r w:rsidRPr="00A57CFE">
              <w:rPr>
                <w:rFonts w:eastAsia="Raleway" w:cs="Raleway"/>
              </w:rPr>
              <w:t>TCI</w:t>
            </w:r>
          </w:p>
        </w:tc>
        <w:tc>
          <w:tcPr>
            <w:tcW w:w="8825" w:type="dxa"/>
          </w:tcPr>
          <w:p w14:paraId="755E6693" w14:textId="77777777" w:rsidR="00DD260F" w:rsidRPr="00A57CFE" w:rsidRDefault="00DD260F" w:rsidP="00A3197D">
            <w:pPr>
              <w:cnfStyle w:val="000000100000" w:firstRow="0" w:lastRow="0" w:firstColumn="0" w:lastColumn="0" w:oddVBand="0" w:evenVBand="0" w:oddHBand="1" w:evenHBand="0" w:firstRowFirstColumn="0" w:firstRowLastColumn="0" w:lastRowFirstColumn="0" w:lastRowLastColumn="0"/>
              <w:rPr>
                <w:rFonts w:eastAsia="Raleway" w:cs="Raleway"/>
                <w:lang w:val="en-GB"/>
              </w:rPr>
            </w:pPr>
            <w:r w:rsidRPr="00A57CFE">
              <w:rPr>
                <w:rFonts w:eastAsia="Raleway" w:cs="Raleway"/>
                <w:lang w:val="en-GB"/>
              </w:rPr>
              <w:t>Test and Communication Interface (required by OmniAir)</w:t>
            </w:r>
          </w:p>
        </w:tc>
      </w:tr>
      <w:tr w:rsidR="00DD260F" w14:paraId="516463C4" w14:textId="77777777" w:rsidTr="00A3197D">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1876D98C" w14:textId="77777777" w:rsidR="00DD260F" w:rsidRPr="00A57CFE" w:rsidRDefault="00DD260F" w:rsidP="00A3197D">
            <w:pPr>
              <w:rPr>
                <w:rFonts w:eastAsia="Raleway" w:cs="Raleway"/>
              </w:rPr>
            </w:pPr>
            <w:r w:rsidRPr="00A57CFE">
              <w:rPr>
                <w:rFonts w:eastAsia="Raleway" w:cs="Raleway"/>
              </w:rPr>
              <w:t>TTI</w:t>
            </w:r>
          </w:p>
        </w:tc>
        <w:tc>
          <w:tcPr>
            <w:tcW w:w="8825" w:type="dxa"/>
          </w:tcPr>
          <w:p w14:paraId="2284880F" w14:textId="0BD182DE" w:rsidR="00DD260F" w:rsidRPr="00A57CFE" w:rsidRDefault="00DD260F" w:rsidP="00A3197D">
            <w:pPr>
              <w:cnfStyle w:val="000000000000" w:firstRow="0" w:lastRow="0" w:firstColumn="0" w:lastColumn="0" w:oddVBand="0" w:evenVBand="0" w:oddHBand="0" w:evenHBand="0" w:firstRowFirstColumn="0" w:firstRowLastColumn="0" w:lastRowFirstColumn="0" w:lastRowLastColumn="0"/>
              <w:rPr>
                <w:rFonts w:eastAsia="Raleway" w:cs="Raleway"/>
              </w:rPr>
            </w:pPr>
            <w:r w:rsidRPr="00A57CFE">
              <w:rPr>
                <w:rFonts w:eastAsia="Raleway" w:cs="Raleway"/>
              </w:rPr>
              <w:t xml:space="preserve">Time </w:t>
            </w:r>
            <w:r>
              <w:rPr>
                <w:rFonts w:eastAsia="Raleway" w:cs="Raleway"/>
              </w:rPr>
              <w:t>to</w:t>
            </w:r>
            <w:r w:rsidRPr="00A57CFE">
              <w:rPr>
                <w:rFonts w:eastAsia="Raleway" w:cs="Raleway"/>
              </w:rPr>
              <w:t xml:space="preserve"> Incident: Time until collision between </w:t>
            </w:r>
            <w:r w:rsidR="00CF48A2">
              <w:rPr>
                <w:rFonts w:eastAsia="Raleway" w:cs="Raleway"/>
                <w:b/>
                <w:bCs/>
              </w:rPr>
              <w:t>bicycle</w:t>
            </w:r>
            <w:r w:rsidRPr="00A57CFE">
              <w:rPr>
                <w:rFonts w:eastAsia="Raleway" w:cs="Raleway"/>
              </w:rPr>
              <w:t xml:space="preserve"> and </w:t>
            </w:r>
            <w:r w:rsidR="00CF48A2">
              <w:rPr>
                <w:rFonts w:eastAsia="Raleway" w:cs="Raleway"/>
                <w:b/>
                <w:bCs/>
              </w:rPr>
              <w:t>car</w:t>
            </w:r>
          </w:p>
        </w:tc>
      </w:tr>
      <w:tr w:rsidR="00DD260F" w14:paraId="66B02227"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13543883" w14:textId="77777777" w:rsidR="00DD260F" w:rsidRPr="00A57CFE" w:rsidRDefault="00DD260F" w:rsidP="00A3197D">
            <w:pPr>
              <w:rPr>
                <w:rFonts w:eastAsia="Raleway" w:cs="Raleway"/>
              </w:rPr>
            </w:pPr>
            <w:r w:rsidRPr="00A57CFE">
              <w:rPr>
                <w:rFonts w:eastAsia="Raleway" w:cs="Raleway"/>
              </w:rPr>
              <w:t>VRU</w:t>
            </w:r>
          </w:p>
        </w:tc>
        <w:tc>
          <w:tcPr>
            <w:tcW w:w="8825" w:type="dxa"/>
          </w:tcPr>
          <w:p w14:paraId="2108B90E" w14:textId="77777777" w:rsidR="00DD260F" w:rsidRPr="00A57CFE" w:rsidRDefault="00DD260F" w:rsidP="00A3197D">
            <w:pPr>
              <w:cnfStyle w:val="000000100000" w:firstRow="0" w:lastRow="0" w:firstColumn="0" w:lastColumn="0" w:oddVBand="0" w:evenVBand="0" w:oddHBand="1" w:evenHBand="0" w:firstRowFirstColumn="0" w:firstRowLastColumn="0" w:lastRowFirstColumn="0" w:lastRowLastColumn="0"/>
              <w:rPr>
                <w:rFonts w:eastAsia="Raleway" w:cs="Raleway"/>
                <w:lang w:val="en-GB"/>
              </w:rPr>
            </w:pPr>
            <w:r w:rsidRPr="00A57CFE">
              <w:rPr>
                <w:rFonts w:eastAsia="Raleway" w:cs="Raleway"/>
                <w:lang w:val="en-GB"/>
              </w:rPr>
              <w:t xml:space="preserve">Vulnerable Road User: Bicycle, motorcycle, </w:t>
            </w:r>
            <w:r>
              <w:rPr>
                <w:rFonts w:eastAsia="Raleway" w:cs="Raleway"/>
                <w:lang w:val="en-GB"/>
              </w:rPr>
              <w:t xml:space="preserve">or </w:t>
            </w:r>
            <w:r w:rsidRPr="00A57CFE">
              <w:rPr>
                <w:rFonts w:eastAsia="Raleway" w:cs="Raleway"/>
                <w:lang w:val="en-GB"/>
              </w:rPr>
              <w:t>scooter rider or etc</w:t>
            </w:r>
          </w:p>
        </w:tc>
      </w:tr>
      <w:tr w:rsidR="00DD260F" w14:paraId="7D320B9D" w14:textId="77777777" w:rsidTr="00A3197D">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0E1B2ABB" w14:textId="77777777" w:rsidR="00DD260F" w:rsidRPr="00A57CFE" w:rsidRDefault="00DD260F" w:rsidP="00A3197D">
            <w:pPr>
              <w:rPr>
                <w:rFonts w:eastAsia="Raleway" w:cs="Raleway"/>
                <w:b w:val="0"/>
                <w:bCs w:val="0"/>
              </w:rPr>
            </w:pPr>
            <w:r w:rsidRPr="00A57CFE">
              <w:t>VRU2X™</w:t>
            </w:r>
          </w:p>
        </w:tc>
        <w:tc>
          <w:tcPr>
            <w:tcW w:w="8825" w:type="dxa"/>
          </w:tcPr>
          <w:p w14:paraId="43430560" w14:textId="77777777" w:rsidR="00DD260F" w:rsidRPr="00A57CFE" w:rsidRDefault="00DD260F" w:rsidP="00A3197D">
            <w:pPr>
              <w:jc w:val="both"/>
              <w:cnfStyle w:val="000000000000" w:firstRow="0" w:lastRow="0" w:firstColumn="0" w:lastColumn="0" w:oddVBand="0" w:evenVBand="0" w:oddHBand="0" w:evenHBand="0" w:firstRowFirstColumn="0" w:firstRowLastColumn="0" w:lastRowFirstColumn="0" w:lastRowLastColumn="0"/>
              <w:rPr>
                <w:rFonts w:eastAsia="Raleway" w:cs="Raleway"/>
              </w:rPr>
            </w:pPr>
            <w:r w:rsidRPr="00A57CFE">
              <w:rPr>
                <w:rFonts w:eastAsia="Raleway" w:cs="Raleway"/>
              </w:rPr>
              <w:t>VRU2X</w:t>
            </w:r>
            <w:r w:rsidRPr="00A57CFE">
              <w:rPr>
                <w:rFonts w:eastAsia="Raleway" w:cs="Raleway"/>
                <w:vertAlign w:val="superscript"/>
              </w:rPr>
              <w:t>TM</w:t>
            </w:r>
            <w:r w:rsidRPr="00A57CFE">
              <w:rPr>
                <w:rFonts w:eastAsia="Raleway" w:cs="Raleway"/>
              </w:rPr>
              <w:t xml:space="preserve"> is an enabler for the VUE™ and connects riders to the broader ecosystem including cars and infrastructure. VRU2X™ fuses </w:t>
            </w:r>
            <w:r w:rsidRPr="00A57CFE">
              <w:rPr>
                <w:rFonts w:eastAsia="Raleway" w:cs="Raleway"/>
                <w:i/>
                <w:iCs/>
              </w:rPr>
              <w:t>sensor</w:t>
            </w:r>
            <w:r w:rsidRPr="00A57CFE">
              <w:rPr>
                <w:rFonts w:eastAsia="Raleway" w:cs="Raleway"/>
              </w:rPr>
              <w:t xml:space="preserve"> information from bikes (radar), cars (position, speed, heading) and infrastructure information (road surface, traffic, intersection signal, bike lane, etc.) which puts you in control of what you see and allows others to see you.</w:t>
            </w:r>
          </w:p>
        </w:tc>
      </w:tr>
      <w:tr w:rsidR="00DD260F" w14:paraId="685AB27F" w14:textId="77777777" w:rsidTr="00A31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03F47AC7" w14:textId="77777777" w:rsidR="00DD260F" w:rsidRPr="00A57CFE" w:rsidRDefault="00DD260F" w:rsidP="00A3197D">
            <w:pPr>
              <w:rPr>
                <w:rFonts w:eastAsia="Raleway" w:cs="Raleway"/>
              </w:rPr>
            </w:pPr>
            <w:r w:rsidRPr="00A57CFE">
              <w:rPr>
                <w:rFonts w:eastAsia="Raleway" w:cs="Raleway"/>
              </w:rPr>
              <w:t>Warn</w:t>
            </w:r>
          </w:p>
        </w:tc>
        <w:tc>
          <w:tcPr>
            <w:tcW w:w="8825" w:type="dxa"/>
          </w:tcPr>
          <w:p w14:paraId="5516D79E" w14:textId="77777777" w:rsidR="00DD260F" w:rsidRPr="00A57CFE" w:rsidRDefault="00DD260F" w:rsidP="00A3197D">
            <w:pPr>
              <w:cnfStyle w:val="000000100000" w:firstRow="0" w:lastRow="0" w:firstColumn="0" w:lastColumn="0" w:oddVBand="0" w:evenVBand="0" w:oddHBand="1" w:evenHBand="0" w:firstRowFirstColumn="0" w:firstRowLastColumn="0" w:lastRowFirstColumn="0" w:lastRowLastColumn="0"/>
              <w:rPr>
                <w:rFonts w:eastAsia="Raleway" w:cs="Raleway"/>
              </w:rPr>
            </w:pPr>
            <w:r w:rsidRPr="00A57CFE">
              <w:rPr>
                <w:rFonts w:eastAsia="Raleway" w:cs="Raleway"/>
              </w:rPr>
              <w:t xml:space="preserve">Inform user about an imminent risk </w:t>
            </w:r>
            <w:r w:rsidRPr="00A57CFE">
              <w:rPr>
                <w:rFonts w:eastAsia="Raleway" w:cs="Raleway"/>
                <w:b/>
                <w:bCs/>
              </w:rPr>
              <w:t>(Most important user message)</w:t>
            </w:r>
          </w:p>
        </w:tc>
      </w:tr>
    </w:tbl>
    <w:p w14:paraId="74CF2F4A" w14:textId="5C741299" w:rsidR="00DD260F" w:rsidRPr="009E6B17" w:rsidRDefault="00DD260F" w:rsidP="00437C31">
      <w:pPr>
        <w:jc w:val="center"/>
        <w:rPr>
          <w:rFonts w:eastAsia="Aptos" w:cs="Aptos"/>
          <w:sz w:val="22"/>
          <w:szCs w:val="22"/>
        </w:rPr>
      </w:pPr>
      <w:r w:rsidRPr="009E6B17">
        <w:rPr>
          <w:rFonts w:eastAsia="Aptos" w:cs="Aptos"/>
          <w:sz w:val="22"/>
          <w:szCs w:val="22"/>
        </w:rPr>
        <w:t xml:space="preserve">Table 1 – Local document acronyms and initialisms </w:t>
      </w:r>
    </w:p>
    <w:p w14:paraId="1E272923" w14:textId="6BC0E9AE" w:rsidR="132C720B" w:rsidRPr="00E71E33" w:rsidRDefault="008A2E4F" w:rsidP="002454F0">
      <w:pPr>
        <w:pStyle w:val="Heading1"/>
        <w:pageBreakBefore/>
        <w:spacing w:line="278" w:lineRule="auto"/>
        <w:ind w:left="431" w:hanging="431"/>
      </w:pPr>
      <w:bookmarkStart w:id="0" w:name="_Toc196394924"/>
      <w:r w:rsidRPr="00E71E33">
        <w:lastRenderedPageBreak/>
        <w:t>Document Purpose</w:t>
      </w:r>
      <w:bookmarkEnd w:id="0"/>
      <w:r w:rsidR="132C720B" w:rsidRPr="00E71E33">
        <w:t xml:space="preserve"> </w:t>
      </w:r>
    </w:p>
    <w:p w14:paraId="1AC3E654" w14:textId="3A9EF402" w:rsidR="00226EA4" w:rsidRDefault="00226EA4" w:rsidP="009633C3">
      <w:pPr>
        <w:spacing w:before="120" w:after="0" w:line="360" w:lineRule="auto"/>
        <w:jc w:val="both"/>
        <w:rPr>
          <w:lang w:val="en-GB"/>
        </w:rPr>
      </w:pPr>
      <w:r w:rsidRPr="00226EA4">
        <w:rPr>
          <w:lang w:val="en-GB"/>
        </w:rPr>
        <w:t>This document defines the requirements for VUE</w:t>
      </w:r>
      <w:r>
        <w:t>™</w:t>
      </w:r>
      <w:r w:rsidRPr="00226EA4">
        <w:rPr>
          <w:lang w:val="en-GB"/>
        </w:rPr>
        <w:t>, Spoke’s (GTM) portfolio offering.</w:t>
      </w:r>
    </w:p>
    <w:p w14:paraId="32262ECA" w14:textId="04B7D06F" w:rsidR="00C27D23" w:rsidRDefault="00C27D23" w:rsidP="009633C3">
      <w:pPr>
        <w:spacing w:before="120" w:after="0" w:line="360" w:lineRule="auto"/>
        <w:jc w:val="both"/>
      </w:pPr>
      <w:r>
        <w:t>The full Spoke Safety platform consists of the following</w:t>
      </w:r>
      <w:r w:rsidR="00DB6BC6">
        <w:t xml:space="preserve"> three (3)</w:t>
      </w:r>
      <w:r>
        <w:t xml:space="preserve"> </w:t>
      </w:r>
      <w:r w:rsidR="00DB6BC6">
        <w:t>interconnected</w:t>
      </w:r>
      <w:r>
        <w:t xml:space="preserve"> subsystems:</w:t>
      </w:r>
    </w:p>
    <w:p w14:paraId="7DDDB97F" w14:textId="144FD7F2" w:rsidR="00C27D23" w:rsidRDefault="00C27D23" w:rsidP="009633C3">
      <w:pPr>
        <w:pStyle w:val="ListParagraph"/>
        <w:numPr>
          <w:ilvl w:val="0"/>
          <w:numId w:val="2"/>
        </w:numPr>
        <w:spacing w:after="0" w:line="360" w:lineRule="auto"/>
        <w:jc w:val="both"/>
      </w:pPr>
      <w:r>
        <w:t>The VUE™, embedded device, which mounts to bicycle seat-posts</w:t>
      </w:r>
      <w:r w:rsidR="00213261">
        <w:t>.</w:t>
      </w:r>
    </w:p>
    <w:p w14:paraId="3E222D3B" w14:textId="012A1F9D" w:rsidR="00C27D23" w:rsidRDefault="00C27D23" w:rsidP="009633C3">
      <w:pPr>
        <w:pStyle w:val="ListParagraph"/>
        <w:numPr>
          <w:ilvl w:val="0"/>
          <w:numId w:val="2"/>
        </w:numPr>
        <w:spacing w:after="0" w:line="360" w:lineRule="auto"/>
        <w:jc w:val="both"/>
      </w:pPr>
      <w:r>
        <w:t>The Spoke Companion</w:t>
      </w:r>
      <w:r w:rsidR="00FB3998">
        <w:t>™</w:t>
      </w:r>
      <w:r>
        <w:t xml:space="preserve"> App</w:t>
      </w:r>
      <w:r w:rsidR="00FB3998">
        <w:t xml:space="preserve"> (SCA),</w:t>
      </w:r>
      <w:r>
        <w:t xml:space="preserve"> iOS &amp; </w:t>
      </w:r>
      <w:r w:rsidR="005E5FDA">
        <w:t>Android</w:t>
      </w:r>
      <w:r>
        <w:t xml:space="preserve"> smart phone app that connect</w:t>
      </w:r>
      <w:r w:rsidR="00F56E01">
        <w:t>s</w:t>
      </w:r>
      <w:r>
        <w:t xml:space="preserve"> </w:t>
      </w:r>
      <w:r w:rsidR="00E71E33">
        <w:t xml:space="preserve">to </w:t>
      </w:r>
      <w:r>
        <w:t>VUE</w:t>
      </w:r>
      <w:r w:rsidR="00773C93">
        <w:t>.</w:t>
      </w:r>
    </w:p>
    <w:p w14:paraId="78C92FD1" w14:textId="346EDCFC" w:rsidR="00B53616" w:rsidRDefault="00C27D23" w:rsidP="009633C3">
      <w:pPr>
        <w:pStyle w:val="ListParagraph"/>
        <w:numPr>
          <w:ilvl w:val="0"/>
          <w:numId w:val="2"/>
        </w:numPr>
        <w:spacing w:after="0" w:line="360" w:lineRule="auto"/>
        <w:jc w:val="both"/>
      </w:pPr>
      <w:r>
        <w:t xml:space="preserve">The </w:t>
      </w:r>
      <w:r w:rsidR="00DC5D99">
        <w:t xml:space="preserve">Spoke </w:t>
      </w:r>
      <w:r>
        <w:t xml:space="preserve">HUB™, </w:t>
      </w:r>
      <w:r w:rsidR="00A308C1">
        <w:t>Spoke’s cloud solution</w:t>
      </w:r>
      <w:r>
        <w:t xml:space="preserve"> </w:t>
      </w:r>
      <w:r w:rsidR="00150899">
        <w:t xml:space="preserve">for </w:t>
      </w:r>
      <w:r>
        <w:t>supporting VRU2X™</w:t>
      </w:r>
      <w:r w:rsidR="002049E0">
        <w:t>.</w:t>
      </w:r>
    </w:p>
    <w:p w14:paraId="04009557" w14:textId="77777777" w:rsidR="00165DC2" w:rsidRDefault="00165DC2" w:rsidP="00165DC2">
      <w:pPr>
        <w:pStyle w:val="ListParagraph"/>
        <w:spacing w:after="0" w:line="240" w:lineRule="auto"/>
        <w:jc w:val="both"/>
      </w:pPr>
    </w:p>
    <w:p w14:paraId="213C437A" w14:textId="5183C01A" w:rsidR="00113E10" w:rsidRPr="00E71E33" w:rsidRDefault="004B7BB2" w:rsidP="00642720">
      <w:pPr>
        <w:pStyle w:val="Heading2"/>
        <w:ind w:left="630" w:hanging="630"/>
      </w:pPr>
      <w:bookmarkStart w:id="1" w:name="_Toc196394925"/>
      <w:commentRangeStart w:id="2"/>
      <w:commentRangeStart w:id="3"/>
      <w:r w:rsidRPr="00E71E33">
        <w:t xml:space="preserve">Requirement </w:t>
      </w:r>
      <w:r w:rsidR="00113E10" w:rsidRPr="00E71E33">
        <w:t>Identifiers</w:t>
      </w:r>
      <w:commentRangeEnd w:id="2"/>
      <w:r w:rsidR="00D741CC">
        <w:rPr>
          <w:rStyle w:val="CommentReference"/>
          <w:rFonts w:ascii="Raleway" w:eastAsiaTheme="minorEastAsia" w:hAnsi="Raleway" w:cstheme="minorBidi"/>
          <w:color w:val="auto"/>
        </w:rPr>
        <w:commentReference w:id="2"/>
      </w:r>
      <w:commentRangeEnd w:id="3"/>
      <w:r w:rsidR="00574EEF">
        <w:rPr>
          <w:rStyle w:val="CommentReference"/>
          <w:rFonts w:ascii="Raleway" w:eastAsiaTheme="minorEastAsia" w:hAnsi="Raleway" w:cstheme="minorBidi"/>
          <w:color w:val="auto"/>
        </w:rPr>
        <w:commentReference w:id="3"/>
      </w:r>
      <w:bookmarkEnd w:id="1"/>
    </w:p>
    <w:p w14:paraId="35E296EE" w14:textId="01797F7E" w:rsidR="00141FBF" w:rsidRDefault="00113E10" w:rsidP="009633C3">
      <w:pPr>
        <w:spacing w:line="360" w:lineRule="auto"/>
        <w:jc w:val="both"/>
      </w:pPr>
      <w:r>
        <w:t>Each requirement has a unique identifier according to the following structure:</w:t>
      </w:r>
      <w:r w:rsidR="00CF6062">
        <w:t xml:space="preserve"> </w:t>
      </w:r>
      <w:r w:rsidR="00CF6062" w:rsidRPr="00B87265">
        <w:rPr>
          <w:b/>
        </w:rPr>
        <w:t>Domain</w:t>
      </w:r>
      <w:r w:rsidR="00CF6062" w:rsidRPr="00B87265">
        <w:rPr>
          <w:b/>
          <w:bCs/>
        </w:rPr>
        <w:t>-</w:t>
      </w:r>
      <w:r w:rsidR="00277F09">
        <w:rPr>
          <w:b/>
          <w:bCs/>
        </w:rPr>
        <w:t>&lt;</w:t>
      </w:r>
      <w:r w:rsidR="00141FBF" w:rsidRPr="00B87265">
        <w:rPr>
          <w:b/>
          <w:bCs/>
        </w:rPr>
        <w:t>N</w:t>
      </w:r>
      <w:r w:rsidR="00CF6062" w:rsidRPr="00B87265">
        <w:rPr>
          <w:b/>
          <w:bCs/>
        </w:rPr>
        <w:t>umber</w:t>
      </w:r>
      <w:r w:rsidR="00277F09">
        <w:rPr>
          <w:b/>
          <w:bCs/>
        </w:rPr>
        <w:t>&gt;</w:t>
      </w:r>
      <w:r w:rsidR="00136061" w:rsidRPr="00B87265">
        <w:rPr>
          <w:b/>
          <w:bCs/>
        </w:rPr>
        <w:t>[</w:t>
      </w:r>
      <w:r w:rsidR="00A7344B" w:rsidRPr="00B87265">
        <w:rPr>
          <w:b/>
          <w:bCs/>
        </w:rPr>
        <w:t>Tag</w:t>
      </w:r>
      <w:r w:rsidR="00136061" w:rsidRPr="00B87265">
        <w:rPr>
          <w:b/>
          <w:bCs/>
        </w:rPr>
        <w:t>]</w:t>
      </w:r>
      <w:r w:rsidR="00254ABF">
        <w:t xml:space="preserve"> (e.g</w:t>
      </w:r>
      <w:r w:rsidR="00A20F98">
        <w:t>.</w:t>
      </w:r>
      <w:r w:rsidR="00254ABF">
        <w:t xml:space="preserve"> SYSA-001</w:t>
      </w:r>
      <w:r w:rsidR="00A20F98">
        <w:t>[QC]</w:t>
      </w:r>
      <w:r w:rsidR="00254ABF">
        <w:t xml:space="preserve"> </w:t>
      </w:r>
      <w:r w:rsidR="00A20F98">
        <w:t xml:space="preserve">= </w:t>
      </w:r>
      <w:r w:rsidR="00C75B8A" w:rsidRPr="00D5577D">
        <w:t xml:space="preserve">System Attribute #1 regarding </w:t>
      </w:r>
      <w:r w:rsidR="00C75B8A">
        <w:t>Q</w:t>
      </w:r>
      <w:r w:rsidR="00C75B8A" w:rsidRPr="00D5577D">
        <w:t xml:space="preserve">uality </w:t>
      </w:r>
      <w:r w:rsidR="00C75B8A">
        <w:t>C</w:t>
      </w:r>
      <w:r w:rsidR="00C75B8A" w:rsidRPr="00D5577D">
        <w:t>ontrol</w:t>
      </w:r>
      <w:r w:rsidR="00A20F98">
        <w:t>).</w:t>
      </w:r>
      <w:r w:rsidR="00C75B8A" w:rsidRPr="00D5577D">
        <w:t xml:space="preserve">  </w:t>
      </w:r>
    </w:p>
    <w:p w14:paraId="24B2C12E" w14:textId="1A7C8188" w:rsidR="00B31B7A" w:rsidRDefault="00A40F6B" w:rsidP="009633C3">
      <w:pPr>
        <w:spacing w:line="360" w:lineRule="auto"/>
        <w:jc w:val="both"/>
      </w:pPr>
      <w:r>
        <w:t xml:space="preserve">Where </w:t>
      </w:r>
      <w:r w:rsidR="00B31B7A" w:rsidRPr="00B87265">
        <w:rPr>
          <w:b/>
          <w:bCs/>
        </w:rPr>
        <w:t>D</w:t>
      </w:r>
      <w:r w:rsidR="008C4319" w:rsidRPr="00B87265">
        <w:rPr>
          <w:b/>
          <w:bCs/>
        </w:rPr>
        <w:t>omain</w:t>
      </w:r>
      <w:r w:rsidR="008C4319">
        <w:t xml:space="preserve"> </w:t>
      </w:r>
      <w:r w:rsidR="00B31B7A">
        <w:t>will</w:t>
      </w:r>
      <w:r>
        <w:t xml:space="preserve"> be one of</w:t>
      </w:r>
      <w:r w:rsidR="008C4319">
        <w:t xml:space="preserve"> the following</w:t>
      </w:r>
      <w:r>
        <w:t xml:space="preserve">: </w:t>
      </w:r>
      <w:r w:rsidR="00C46176">
        <w:t>CERT (cer</w:t>
      </w:r>
      <w:r w:rsidR="00AA0548">
        <w:t>ti</w:t>
      </w:r>
      <w:r w:rsidR="00C46176">
        <w:t xml:space="preserve">fication), </w:t>
      </w:r>
      <w:r>
        <w:t>ELEC (electrical), MECH (mechanical), INTE (external interface)</w:t>
      </w:r>
      <w:r w:rsidR="009B6C68">
        <w:t xml:space="preserve">, PROJ (project management), </w:t>
      </w:r>
      <w:r w:rsidR="00C46176">
        <w:t xml:space="preserve">REGU (regulatory), </w:t>
      </w:r>
      <w:r w:rsidR="009B6C68">
        <w:t>SOFT (software), SYSA (</w:t>
      </w:r>
      <w:r w:rsidR="00D5577D">
        <w:t>s</w:t>
      </w:r>
      <w:r w:rsidR="009B6C68">
        <w:t xml:space="preserve">ystem </w:t>
      </w:r>
      <w:r w:rsidR="00D5577D">
        <w:t>a</w:t>
      </w:r>
      <w:r w:rsidR="009B6C68">
        <w:t>ttribute)</w:t>
      </w:r>
      <w:r w:rsidR="009F0AB4">
        <w:t xml:space="preserve">.  </w:t>
      </w:r>
    </w:p>
    <w:p w14:paraId="0B8D17ED" w14:textId="75DBC3F5" w:rsidR="00113E10" w:rsidRPr="00C75B8A" w:rsidRDefault="00B31B7A" w:rsidP="009633C3">
      <w:pPr>
        <w:spacing w:line="360" w:lineRule="auto"/>
        <w:jc w:val="both"/>
      </w:pPr>
      <w:r>
        <w:t>And</w:t>
      </w:r>
      <w:r w:rsidR="0037314A">
        <w:t xml:space="preserve"> </w:t>
      </w:r>
      <w:r>
        <w:t>where</w:t>
      </w:r>
      <w:r w:rsidR="00A57958">
        <w:t xml:space="preserve"> </w:t>
      </w:r>
      <w:r w:rsidRPr="00B87265">
        <w:rPr>
          <w:b/>
          <w:bCs/>
        </w:rPr>
        <w:t>Tag</w:t>
      </w:r>
      <w:r w:rsidR="00A57958">
        <w:t xml:space="preserve"> may be </w:t>
      </w:r>
      <w:r w:rsidR="00B87265">
        <w:t xml:space="preserve">one </w:t>
      </w:r>
      <w:r>
        <w:t>of the following</w:t>
      </w:r>
      <w:r w:rsidR="006B73B2">
        <w:t xml:space="preserve"> </w:t>
      </w:r>
      <w:r w:rsidR="00113E10">
        <w:t>short (</w:t>
      </w:r>
      <w:r w:rsidR="006B73B2">
        <w:t>&lt;</w:t>
      </w:r>
      <w:r w:rsidR="00113E10">
        <w:t xml:space="preserve"> 10 characters preferred) </w:t>
      </w:r>
      <w:r w:rsidR="002C03B2">
        <w:t>tags</w:t>
      </w:r>
      <w:r w:rsidR="00113E10">
        <w:t xml:space="preserve"> to make </w:t>
      </w:r>
      <w:r w:rsidR="00235876">
        <w:t xml:space="preserve">database </w:t>
      </w:r>
      <w:r w:rsidR="00113E10">
        <w:t xml:space="preserve">searching </w:t>
      </w:r>
      <w:r w:rsidR="006B73B2">
        <w:t>and</w:t>
      </w:r>
      <w:r w:rsidR="00113E10">
        <w:t xml:space="preserve"> filtering easier</w:t>
      </w:r>
      <w:r w:rsidR="00C75B8A">
        <w:t xml:space="preserve">: </w:t>
      </w:r>
      <w:r w:rsidR="00113E10" w:rsidRPr="00C75B8A">
        <w:rPr>
          <w:rFonts w:cs="Courier New"/>
        </w:rPr>
        <w:t xml:space="preserve">Power, Interface, Strength, Bandwidth, </w:t>
      </w:r>
      <w:r w:rsidR="00797650" w:rsidRPr="00C75B8A">
        <w:rPr>
          <w:rFonts w:cs="Courier New"/>
        </w:rPr>
        <w:t>Quantity</w:t>
      </w:r>
      <w:r w:rsidR="00113E10" w:rsidRPr="00C75B8A">
        <w:rPr>
          <w:rFonts w:cs="Courier New"/>
        </w:rPr>
        <w:t>, Cost, Location, Schedule, UX (User Experience</w:t>
      </w:r>
      <w:r w:rsidR="00B26707" w:rsidRPr="00C75B8A">
        <w:rPr>
          <w:rFonts w:cs="Courier New"/>
        </w:rPr>
        <w:t>)</w:t>
      </w:r>
      <w:r w:rsidR="00113E10" w:rsidRPr="00C75B8A">
        <w:rPr>
          <w:rFonts w:cs="Courier New"/>
        </w:rPr>
        <w:t xml:space="preserve">, UI (User Interface), Color, Material, Sourcing, Safety, Security, API (Application Programing Interface), IPC (Inter-Processor Communication), Testing, </w:t>
      </w:r>
      <w:r w:rsidR="001C486F" w:rsidRPr="00C75B8A">
        <w:rPr>
          <w:rFonts w:cs="Courier New"/>
        </w:rPr>
        <w:t>Logs</w:t>
      </w:r>
      <w:r w:rsidR="00113E10" w:rsidRPr="00C75B8A">
        <w:rPr>
          <w:rFonts w:cs="Courier New"/>
        </w:rPr>
        <w:t xml:space="preserve">, </w:t>
      </w:r>
      <w:r w:rsidR="003E064B" w:rsidRPr="00C75B8A">
        <w:rPr>
          <w:rFonts w:cs="Courier New"/>
        </w:rPr>
        <w:t>QC (</w:t>
      </w:r>
      <w:r w:rsidR="00113E10" w:rsidRPr="00C75B8A">
        <w:rPr>
          <w:rFonts w:cs="Courier New"/>
        </w:rPr>
        <w:t>Quality Control</w:t>
      </w:r>
      <w:r w:rsidR="003E064B" w:rsidRPr="00C75B8A">
        <w:rPr>
          <w:rFonts w:cs="Courier New"/>
        </w:rPr>
        <w:t>)</w:t>
      </w:r>
      <w:r w:rsidR="00113E10" w:rsidRPr="00C75B8A">
        <w:rPr>
          <w:rFonts w:cs="Courier New"/>
        </w:rPr>
        <w:t>, QA (Quality Assurance), OS (Operating System)</w:t>
      </w:r>
      <w:r w:rsidR="00C55A23" w:rsidRPr="00C75B8A">
        <w:rPr>
          <w:rFonts w:cs="Courier New"/>
        </w:rPr>
        <w:t>,</w:t>
      </w:r>
      <w:r w:rsidR="00113E10" w:rsidRPr="00C75B8A">
        <w:rPr>
          <w:rFonts w:cs="Courier New"/>
        </w:rPr>
        <w:t xml:space="preserve"> OTA (Over The Air updates), V2X</w:t>
      </w:r>
      <w:r w:rsidR="000E0792">
        <w:rPr>
          <w:rFonts w:cs="Courier New"/>
        </w:rPr>
        <w:t xml:space="preserve"> (short for C-V2X = Cellular Vehicle to Everything)</w:t>
      </w:r>
      <w:r w:rsidR="00113E10" w:rsidRPr="00C75B8A">
        <w:rPr>
          <w:rFonts w:cs="Courier New"/>
        </w:rPr>
        <w:t>, Process</w:t>
      </w:r>
      <w:r w:rsidR="00141FBF" w:rsidRPr="00C75B8A">
        <w:rPr>
          <w:rFonts w:cs="Courier New"/>
        </w:rPr>
        <w:t>, Performance</w:t>
      </w:r>
      <w:r w:rsidR="00DD36ED">
        <w:rPr>
          <w:rFonts w:cs="Courier New"/>
        </w:rPr>
        <w:t>, RADAR</w:t>
      </w:r>
      <w:r w:rsidR="00141FBF" w:rsidRPr="00141FBF">
        <w:rPr>
          <w:rFonts w:ascii="Courier New" w:hAnsi="Courier New" w:cs="Courier New"/>
          <w:sz w:val="36"/>
          <w:szCs w:val="36"/>
        </w:rPr>
        <w:t xml:space="preserve"> </w:t>
      </w:r>
      <w:r w:rsidR="00113E10" w:rsidRPr="00141FBF">
        <w:rPr>
          <w:rFonts w:ascii="Courier New" w:hAnsi="Courier New" w:cs="Courier New"/>
          <w:sz w:val="36"/>
          <w:szCs w:val="36"/>
        </w:rPr>
        <w:t xml:space="preserve"> </w:t>
      </w:r>
    </w:p>
    <w:p w14:paraId="3EDB9951" w14:textId="14D871AB" w:rsidR="00113E10" w:rsidRDefault="00113E10" w:rsidP="009633C3">
      <w:pPr>
        <w:spacing w:line="360" w:lineRule="auto"/>
        <w:jc w:val="both"/>
      </w:pPr>
      <w:r>
        <w:t xml:space="preserve">All units shall be metric </w:t>
      </w:r>
      <w:r w:rsidRPr="00670F9B">
        <w:t>International System of Units (SI)</w:t>
      </w:r>
      <w:r>
        <w:t>,</w:t>
      </w:r>
      <w:r w:rsidRPr="00670F9B">
        <w:t xml:space="preserve"> </w:t>
      </w:r>
      <w:r>
        <w:t>with imperial units added only for convenience for weight</w:t>
      </w:r>
      <w:r w:rsidR="00FB06B3">
        <w:t>.</w:t>
      </w:r>
      <w:r>
        <w:t xml:space="preserve"> If a numerical value is not labeled, assume SI units are being used.</w:t>
      </w:r>
    </w:p>
    <w:p w14:paraId="09959770" w14:textId="77777777" w:rsidR="00113E10" w:rsidRDefault="00113E10" w:rsidP="009633C3">
      <w:pPr>
        <w:spacing w:after="0" w:line="360" w:lineRule="auto"/>
        <w:jc w:val="both"/>
        <w:rPr>
          <w:lang w:val="en-GB"/>
        </w:rPr>
      </w:pPr>
      <w:r>
        <w:rPr>
          <w:lang w:val="en-GB"/>
        </w:rPr>
        <w:t>In expressing requirements, the following terminology will be used:</w:t>
      </w:r>
    </w:p>
    <w:p w14:paraId="4ADF6373" w14:textId="77777777" w:rsidR="00113E10" w:rsidRPr="00E402A8" w:rsidRDefault="00113E10" w:rsidP="009633C3">
      <w:pPr>
        <w:pStyle w:val="ListParagraph"/>
        <w:numPr>
          <w:ilvl w:val="0"/>
          <w:numId w:val="10"/>
        </w:numPr>
        <w:spacing w:line="360" w:lineRule="auto"/>
        <w:jc w:val="both"/>
      </w:pPr>
      <w:r w:rsidRPr="00E402A8">
        <w:rPr>
          <w:b/>
          <w:bCs/>
        </w:rPr>
        <w:t>shall</w:t>
      </w:r>
      <w:r w:rsidRPr="00E402A8">
        <w:t xml:space="preserve"> means “is required to” and thus used to define </w:t>
      </w:r>
      <w:r>
        <w:t xml:space="preserve">exact must have </w:t>
      </w:r>
      <w:r w:rsidRPr="00E402A8">
        <w:t>requirements</w:t>
      </w:r>
    </w:p>
    <w:p w14:paraId="76F722B8" w14:textId="77777777" w:rsidR="00113E10" w:rsidRPr="00E402A8" w:rsidRDefault="00113E10" w:rsidP="009633C3">
      <w:pPr>
        <w:pStyle w:val="ListParagraph"/>
        <w:numPr>
          <w:ilvl w:val="0"/>
          <w:numId w:val="10"/>
        </w:numPr>
        <w:spacing w:line="360" w:lineRule="auto"/>
        <w:jc w:val="both"/>
      </w:pPr>
      <w:r w:rsidRPr="00E402A8">
        <w:rPr>
          <w:b/>
          <w:bCs/>
        </w:rPr>
        <w:t>will</w:t>
      </w:r>
      <w:r w:rsidRPr="00E402A8">
        <w:t xml:space="preserve"> means “it is true that” and thus used in statement</w:t>
      </w:r>
      <w:r>
        <w:t>s</w:t>
      </w:r>
      <w:r w:rsidRPr="00E402A8">
        <w:t xml:space="preserve"> of fact</w:t>
      </w:r>
    </w:p>
    <w:p w14:paraId="01FBD4EC" w14:textId="45C123E7" w:rsidR="00113E10" w:rsidRPr="00E402A8" w:rsidRDefault="00113E10" w:rsidP="009633C3">
      <w:pPr>
        <w:pStyle w:val="ListParagraph"/>
        <w:numPr>
          <w:ilvl w:val="0"/>
          <w:numId w:val="10"/>
        </w:numPr>
        <w:spacing w:line="360" w:lineRule="auto"/>
        <w:jc w:val="both"/>
      </w:pPr>
      <w:r w:rsidRPr="00E402A8">
        <w:rPr>
          <w:b/>
          <w:bCs/>
        </w:rPr>
        <w:t>may</w:t>
      </w:r>
      <w:r w:rsidRPr="00E402A8">
        <w:t xml:space="preserve"> means “is permitted to” and thus is used to allow </w:t>
      </w:r>
      <w:r>
        <w:t xml:space="preserve">flexibility </w:t>
      </w:r>
      <w:r w:rsidR="00A66FD7">
        <w:t xml:space="preserve">to </w:t>
      </w:r>
      <w:r>
        <w:t xml:space="preserve">save </w:t>
      </w:r>
      <w:r w:rsidR="00886539">
        <w:t>time</w:t>
      </w:r>
      <w:r>
        <w:t xml:space="preserve"> or </w:t>
      </w:r>
      <w:r w:rsidR="00886539">
        <w:t>money</w:t>
      </w:r>
    </w:p>
    <w:p w14:paraId="352420C0" w14:textId="5067737B" w:rsidR="00113E10" w:rsidRDefault="00113E10" w:rsidP="009633C3">
      <w:pPr>
        <w:pStyle w:val="ListParagraph"/>
        <w:numPr>
          <w:ilvl w:val="0"/>
          <w:numId w:val="10"/>
        </w:numPr>
        <w:spacing w:line="360" w:lineRule="auto"/>
        <w:jc w:val="both"/>
      </w:pPr>
      <w:r w:rsidRPr="00E402A8">
        <w:rPr>
          <w:b/>
          <w:lang w:val="en-GB"/>
        </w:rPr>
        <w:t>note</w:t>
      </w:r>
      <w:r w:rsidRPr="00E402A8">
        <w:rPr>
          <w:lang w:val="en-GB"/>
        </w:rPr>
        <w:t xml:space="preserve"> is used </w:t>
      </w:r>
      <w:r w:rsidR="003A62EC">
        <w:rPr>
          <w:lang w:val="en-GB"/>
        </w:rPr>
        <w:t>for</w:t>
      </w:r>
      <w:r w:rsidRPr="00E402A8">
        <w:rPr>
          <w:lang w:val="en-GB"/>
        </w:rPr>
        <w:t xml:space="preserve"> informational context and is not required to implement the specification </w:t>
      </w:r>
    </w:p>
    <w:p w14:paraId="29BFB1A7" w14:textId="77777777" w:rsidR="00113E10" w:rsidRDefault="00113E10" w:rsidP="004D0D5E">
      <w:pPr>
        <w:jc w:val="both"/>
      </w:pPr>
    </w:p>
    <w:p w14:paraId="5E7E322D" w14:textId="4A9C2343" w:rsidR="132C720B" w:rsidRDefault="00F425CA" w:rsidP="00210BFE">
      <w:pPr>
        <w:pStyle w:val="Heading1"/>
        <w:pageBreakBefore/>
        <w:spacing w:line="278" w:lineRule="auto"/>
        <w:ind w:left="431" w:hanging="431"/>
      </w:pPr>
      <w:bookmarkStart w:id="4" w:name="_Toc196394926"/>
      <w:r>
        <w:lastRenderedPageBreak/>
        <w:t>Introduction</w:t>
      </w:r>
      <w:bookmarkEnd w:id="4"/>
    </w:p>
    <w:p w14:paraId="4E1E232E" w14:textId="77777777" w:rsidR="006D7296" w:rsidRPr="006D7296" w:rsidRDefault="006D7296" w:rsidP="006D7296"/>
    <w:p w14:paraId="3731A5AA" w14:textId="56CBDEA5" w:rsidR="00610D95" w:rsidRDefault="00610D95" w:rsidP="007907FC">
      <w:r>
        <w:t xml:space="preserve">The VUE™ will be attached to a bike </w:t>
      </w:r>
      <w:r w:rsidR="00855A8F">
        <w:t>seat post</w:t>
      </w:r>
      <w:r>
        <w:t xml:space="preserve"> as shown in the following diagram.</w:t>
      </w:r>
    </w:p>
    <w:p w14:paraId="0C1D4442" w14:textId="77777777" w:rsidR="00FC59ED" w:rsidRDefault="00FC59ED" w:rsidP="007907FC"/>
    <w:p w14:paraId="06AD2F05" w14:textId="43D8D08B" w:rsidR="00610D95" w:rsidRDefault="00610D95" w:rsidP="00610D95">
      <w:pPr>
        <w:jc w:val="center"/>
      </w:pPr>
      <w:r>
        <w:rPr>
          <w:rFonts w:ascii="Wingdings" w:eastAsia="Wingdings" w:hAnsi="Wingdings" w:cs="Wingdings"/>
        </w:rPr>
        <w:t>ß</w:t>
      </w:r>
      <w:r>
        <w:t xml:space="preserve"> </w:t>
      </w:r>
      <w:r w:rsidR="00212548">
        <w:t>Left</w:t>
      </w:r>
      <w:r>
        <w:t xml:space="preserve">     </w:t>
      </w:r>
      <w:r w:rsidRPr="00F81A5E">
        <w:rPr>
          <w:noProof/>
        </w:rPr>
        <w:drawing>
          <wp:inline distT="0" distB="0" distL="0" distR="0" wp14:anchorId="5567E031" wp14:editId="0D109457">
            <wp:extent cx="5084135" cy="2895600"/>
            <wp:effectExtent l="0" t="0" r="0" b="0"/>
            <wp:docPr id="1556479577" name="Picture 8" descr="A black bicycle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79577" name="Picture 8" descr="A black bicycle with a logo&#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0970" cy="2973532"/>
                    </a:xfrm>
                    <a:prstGeom prst="rect">
                      <a:avLst/>
                    </a:prstGeom>
                    <a:noFill/>
                    <a:ln>
                      <a:noFill/>
                    </a:ln>
                  </pic:spPr>
                </pic:pic>
              </a:graphicData>
            </a:graphic>
          </wp:inline>
        </w:drawing>
      </w:r>
      <w:r>
        <w:t xml:space="preserve">    </w:t>
      </w:r>
      <w:r w:rsidR="00212548">
        <w:t>Right</w:t>
      </w:r>
      <w:r>
        <w:t xml:space="preserve"> </w:t>
      </w:r>
      <w:r>
        <w:rPr>
          <w:rFonts w:ascii="Wingdings" w:eastAsia="Wingdings" w:hAnsi="Wingdings" w:cs="Wingdings"/>
        </w:rPr>
        <w:t>à</w:t>
      </w:r>
    </w:p>
    <w:p w14:paraId="3CF19880" w14:textId="4969FF75" w:rsidR="00610D95" w:rsidRDefault="00610D95" w:rsidP="009633C3">
      <w:pPr>
        <w:spacing w:line="240" w:lineRule="auto"/>
        <w:jc w:val="center"/>
        <w:rPr>
          <w:sz w:val="22"/>
          <w:szCs w:val="22"/>
        </w:rPr>
      </w:pPr>
      <w:r w:rsidRPr="005C79AF">
        <w:rPr>
          <w:sz w:val="22"/>
          <w:szCs w:val="22"/>
        </w:rPr>
        <w:t xml:space="preserve">Figure 1 – </w:t>
      </w:r>
      <w:r>
        <w:rPr>
          <w:sz w:val="22"/>
          <w:szCs w:val="22"/>
        </w:rPr>
        <w:t xml:space="preserve">VUE hardware X, Y, Z </w:t>
      </w:r>
      <w:hyperlink r:id="rId17" w:history="1">
        <w:r w:rsidRPr="005A35AD">
          <w:rPr>
            <w:rStyle w:val="Hyperlink"/>
            <w:sz w:val="22"/>
            <w:szCs w:val="22"/>
          </w:rPr>
          <w:t>right hand rule</w:t>
        </w:r>
      </w:hyperlink>
      <w:r>
        <w:rPr>
          <w:sz w:val="22"/>
          <w:szCs w:val="22"/>
        </w:rPr>
        <w:t xml:space="preserve"> a</w:t>
      </w:r>
      <w:r w:rsidRPr="005C79AF">
        <w:rPr>
          <w:sz w:val="22"/>
          <w:szCs w:val="22"/>
        </w:rPr>
        <w:t>xis</w:t>
      </w:r>
      <w:r>
        <w:rPr>
          <w:sz w:val="22"/>
          <w:szCs w:val="22"/>
        </w:rPr>
        <w:t xml:space="preserve"> definition with respect to a human seating on a bike</w:t>
      </w:r>
    </w:p>
    <w:p w14:paraId="2A4BC0D6" w14:textId="442A4340" w:rsidR="00610D95" w:rsidRDefault="00A378E6" w:rsidP="009633C3">
      <w:pPr>
        <w:spacing w:line="240" w:lineRule="auto"/>
        <w:jc w:val="center"/>
        <w:rPr>
          <w:rFonts w:cs="Courier New"/>
          <w:sz w:val="22"/>
          <w:szCs w:val="22"/>
        </w:rPr>
      </w:pPr>
      <w:r w:rsidRPr="005C79AF">
        <w:rPr>
          <w:rFonts w:cs="Courier New"/>
          <w:sz w:val="22"/>
          <w:szCs w:val="22"/>
        </w:rPr>
        <w:t>X = Width (+</w:t>
      </w:r>
      <w:r>
        <w:rPr>
          <w:rFonts w:cs="Courier New"/>
          <w:sz w:val="22"/>
          <w:szCs w:val="22"/>
        </w:rPr>
        <w:t>Right &amp; -Left</w:t>
      </w:r>
      <w:r w:rsidRPr="005C79AF">
        <w:rPr>
          <w:rFonts w:cs="Courier New"/>
          <w:sz w:val="22"/>
          <w:szCs w:val="22"/>
        </w:rPr>
        <w:t>)</w:t>
      </w:r>
      <w:r>
        <w:rPr>
          <w:rFonts w:cs="Courier New"/>
          <w:sz w:val="22"/>
          <w:szCs w:val="22"/>
        </w:rPr>
        <w:t xml:space="preserve">, </w:t>
      </w:r>
      <w:r w:rsidR="00D47E61">
        <w:rPr>
          <w:rFonts w:cs="Courier New"/>
          <w:sz w:val="22"/>
          <w:szCs w:val="22"/>
        </w:rPr>
        <w:t>Y</w:t>
      </w:r>
      <w:r w:rsidRPr="005C79AF">
        <w:rPr>
          <w:rFonts w:cs="Courier New"/>
          <w:sz w:val="22"/>
          <w:szCs w:val="22"/>
        </w:rPr>
        <w:t>= Depth (</w:t>
      </w:r>
      <w:r>
        <w:rPr>
          <w:rFonts w:cs="Courier New"/>
          <w:sz w:val="22"/>
          <w:szCs w:val="22"/>
        </w:rPr>
        <w:t>+Ahead</w:t>
      </w:r>
      <w:r w:rsidRPr="005C79AF">
        <w:rPr>
          <w:rFonts w:cs="Courier New"/>
          <w:sz w:val="22"/>
          <w:szCs w:val="22"/>
        </w:rPr>
        <w:t xml:space="preserve"> &amp; </w:t>
      </w:r>
      <w:r>
        <w:rPr>
          <w:rFonts w:cs="Courier New"/>
          <w:sz w:val="22"/>
          <w:szCs w:val="22"/>
        </w:rPr>
        <w:t>-Behind</w:t>
      </w:r>
      <w:r w:rsidRPr="005C79AF">
        <w:rPr>
          <w:rFonts w:cs="Courier New"/>
          <w:sz w:val="22"/>
          <w:szCs w:val="22"/>
        </w:rPr>
        <w:t xml:space="preserve">), </w:t>
      </w:r>
      <w:r w:rsidR="00D47E61">
        <w:rPr>
          <w:rFonts w:cs="Courier New"/>
          <w:sz w:val="22"/>
          <w:szCs w:val="22"/>
        </w:rPr>
        <w:t xml:space="preserve">and </w:t>
      </w:r>
      <w:r w:rsidR="00610D95" w:rsidRPr="005C79AF">
        <w:rPr>
          <w:rFonts w:cs="Courier New"/>
          <w:sz w:val="22"/>
          <w:szCs w:val="22"/>
        </w:rPr>
        <w:t>Z = Height (</w:t>
      </w:r>
      <w:r w:rsidR="00610D95">
        <w:rPr>
          <w:rFonts w:cs="Courier New"/>
          <w:sz w:val="22"/>
          <w:szCs w:val="22"/>
        </w:rPr>
        <w:t>+</w:t>
      </w:r>
      <w:r w:rsidR="00610D95" w:rsidRPr="005C79AF">
        <w:rPr>
          <w:rFonts w:cs="Courier New"/>
          <w:sz w:val="22"/>
          <w:szCs w:val="22"/>
        </w:rPr>
        <w:t xml:space="preserve">Up &amp; </w:t>
      </w:r>
      <w:r w:rsidR="00610D95">
        <w:rPr>
          <w:rFonts w:cs="Courier New"/>
          <w:sz w:val="22"/>
          <w:szCs w:val="22"/>
        </w:rPr>
        <w:t>-</w:t>
      </w:r>
      <w:r w:rsidR="00610D95" w:rsidRPr="005C79AF">
        <w:rPr>
          <w:rFonts w:cs="Courier New"/>
          <w:sz w:val="22"/>
          <w:szCs w:val="22"/>
        </w:rPr>
        <w:t xml:space="preserve">Down) </w:t>
      </w:r>
    </w:p>
    <w:p w14:paraId="0AA1B9C0" w14:textId="77777777" w:rsidR="00FC59ED" w:rsidRDefault="00FC59ED" w:rsidP="00F952D9">
      <w:pPr>
        <w:jc w:val="center"/>
        <w:rPr>
          <w:rFonts w:cs="Courier New"/>
          <w:sz w:val="22"/>
          <w:szCs w:val="22"/>
        </w:rPr>
      </w:pPr>
    </w:p>
    <w:p w14:paraId="0B152BBF" w14:textId="338B4EFA" w:rsidR="008935A6" w:rsidRPr="00AA6732" w:rsidRDefault="008935A6" w:rsidP="009633C3">
      <w:pPr>
        <w:spacing w:line="360" w:lineRule="auto"/>
        <w:jc w:val="both"/>
        <w:rPr>
          <w:rFonts w:cs="Courier New"/>
        </w:rPr>
      </w:pPr>
      <w:r w:rsidRPr="00AA6732">
        <w:rPr>
          <w:rFonts w:cs="Courier New"/>
        </w:rPr>
        <w:t>As can be seen the VUE™ i</w:t>
      </w:r>
      <w:r w:rsidR="00C72E55" w:rsidRPr="00AA6732">
        <w:rPr>
          <w:rFonts w:cs="Courier New"/>
        </w:rPr>
        <w:t>s effectively a bike light</w:t>
      </w:r>
      <w:r w:rsidR="00595EC4" w:rsidRPr="00AA6732">
        <w:rPr>
          <w:rFonts w:cs="Courier New"/>
        </w:rPr>
        <w:t>.  It</w:t>
      </w:r>
      <w:r w:rsidR="00C72E55" w:rsidRPr="00AA6732">
        <w:rPr>
          <w:rFonts w:cs="Courier New"/>
        </w:rPr>
        <w:t xml:space="preserve"> supports also communication technologies like C-V2X to allow direct digital communication between bikes and cars</w:t>
      </w:r>
      <w:r w:rsidR="00595EC4" w:rsidRPr="00AA6732">
        <w:rPr>
          <w:rFonts w:cs="Courier New"/>
        </w:rPr>
        <w:t xml:space="preserve"> to help drivers and cyclists be aware of each other.</w:t>
      </w:r>
      <w:r w:rsidR="00C72E55" w:rsidRPr="00AA6732">
        <w:rPr>
          <w:rFonts w:cs="Courier New"/>
        </w:rPr>
        <w:t xml:space="preserve"> </w:t>
      </w:r>
    </w:p>
    <w:p w14:paraId="4B396935" w14:textId="02E003B1" w:rsidR="00EE539A" w:rsidRPr="003B0C9D" w:rsidRDefault="003D1619" w:rsidP="00953CE4">
      <w:pPr>
        <w:pStyle w:val="Heading2"/>
        <w:pageBreakBefore/>
        <w:spacing w:line="278" w:lineRule="auto"/>
        <w:ind w:left="539" w:hanging="539"/>
      </w:pPr>
      <w:bookmarkStart w:id="5" w:name="_Toc196394927"/>
      <w:commentRangeStart w:id="6"/>
      <w:commentRangeStart w:id="7"/>
      <w:commentRangeStart w:id="8"/>
      <w:commentRangeStart w:id="9"/>
      <w:commentRangeStart w:id="10"/>
      <w:commentRangeStart w:id="11"/>
      <w:commentRangeStart w:id="12"/>
      <w:commentRangeStart w:id="13"/>
      <w:commentRangeEnd w:id="6"/>
      <w:r>
        <w:rPr>
          <w:rStyle w:val="CommentReference"/>
          <w:rFonts w:ascii="Raleway" w:eastAsiaTheme="minorEastAsia" w:hAnsi="Raleway" w:cstheme="minorBidi"/>
          <w:color w:val="auto"/>
        </w:rPr>
        <w:lastRenderedPageBreak/>
        <w:commentReference w:id="6"/>
      </w:r>
      <w:commentRangeEnd w:id="7"/>
      <w:r w:rsidR="00A36B95">
        <w:rPr>
          <w:rStyle w:val="CommentReference"/>
          <w:rFonts w:ascii="Raleway" w:eastAsiaTheme="minorEastAsia" w:hAnsi="Raleway" w:cstheme="minorBidi"/>
          <w:color w:val="auto"/>
        </w:rPr>
        <w:commentReference w:id="7"/>
      </w:r>
      <w:commentRangeEnd w:id="8"/>
      <w:r w:rsidR="00E95B59">
        <w:rPr>
          <w:rStyle w:val="CommentReference"/>
          <w:rFonts w:ascii="Raleway" w:eastAsiaTheme="minorEastAsia" w:hAnsi="Raleway" w:cstheme="minorBidi"/>
          <w:color w:val="auto"/>
        </w:rPr>
        <w:commentReference w:id="8"/>
      </w:r>
      <w:commentRangeEnd w:id="9"/>
      <w:r w:rsidR="007D2F6B">
        <w:rPr>
          <w:rStyle w:val="CommentReference"/>
          <w:rFonts w:ascii="Raleway" w:eastAsiaTheme="minorEastAsia" w:hAnsi="Raleway" w:cstheme="minorBidi"/>
          <w:color w:val="auto"/>
        </w:rPr>
        <w:commentReference w:id="9"/>
      </w:r>
      <w:commentRangeEnd w:id="10"/>
      <w:r w:rsidR="00335C89">
        <w:rPr>
          <w:rStyle w:val="CommentReference"/>
          <w:rFonts w:ascii="Raleway" w:eastAsiaTheme="minorEastAsia" w:hAnsi="Raleway" w:cstheme="minorBidi"/>
          <w:color w:val="auto"/>
        </w:rPr>
        <w:commentReference w:id="10"/>
      </w:r>
      <w:commentRangeEnd w:id="11"/>
      <w:r w:rsidR="001200D2">
        <w:rPr>
          <w:rStyle w:val="CommentReference"/>
          <w:rFonts w:ascii="Raleway" w:eastAsiaTheme="minorEastAsia" w:hAnsi="Raleway" w:cstheme="minorBidi"/>
          <w:color w:val="auto"/>
        </w:rPr>
        <w:commentReference w:id="11"/>
      </w:r>
      <w:r w:rsidR="00DE696D">
        <w:t xml:space="preserve">Hardware Block Diagram </w:t>
      </w:r>
      <w:commentRangeEnd w:id="12"/>
      <w:r w:rsidR="007D5AFF">
        <w:rPr>
          <w:rStyle w:val="CommentReference"/>
          <w:rFonts w:ascii="Raleway" w:eastAsiaTheme="minorEastAsia" w:hAnsi="Raleway" w:cstheme="minorBidi"/>
          <w:color w:val="auto"/>
        </w:rPr>
        <w:commentReference w:id="12"/>
      </w:r>
      <w:commentRangeEnd w:id="13"/>
      <w:r w:rsidR="001C69F1">
        <w:rPr>
          <w:rStyle w:val="CommentReference"/>
          <w:rFonts w:ascii="Raleway" w:eastAsiaTheme="minorEastAsia" w:hAnsi="Raleway" w:cstheme="minorBidi"/>
          <w:color w:val="auto"/>
        </w:rPr>
        <w:commentReference w:id="13"/>
      </w:r>
      <w:bookmarkEnd w:id="5"/>
    </w:p>
    <w:p w14:paraId="4DB788B9" w14:textId="7E594E31" w:rsidR="003B0C9D" w:rsidRDefault="006B105F" w:rsidP="00AD43A0">
      <w:pPr>
        <w:jc w:val="center"/>
        <w:rPr>
          <w:sz w:val="22"/>
          <w:szCs w:val="22"/>
        </w:rPr>
      </w:pPr>
      <w:r>
        <w:rPr>
          <w:noProof/>
          <w:sz w:val="22"/>
          <w:szCs w:val="22"/>
        </w:rPr>
        <w:drawing>
          <wp:inline distT="0" distB="0" distL="0" distR="0" wp14:anchorId="4319B13A" wp14:editId="06C604E9">
            <wp:extent cx="6858000" cy="5619115"/>
            <wp:effectExtent l="0" t="0" r="0" b="0"/>
            <wp:docPr id="1046839981" name="Picture 7" descr="A computer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9981" name="Picture 7" descr="A computer diagram of a network&#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5619115"/>
                    </a:xfrm>
                    <a:prstGeom prst="rect">
                      <a:avLst/>
                    </a:prstGeom>
                  </pic:spPr>
                </pic:pic>
              </a:graphicData>
            </a:graphic>
          </wp:inline>
        </w:drawing>
      </w:r>
    </w:p>
    <w:p w14:paraId="36E77C99" w14:textId="27B0DEAA" w:rsidR="00911323" w:rsidRDefault="003B0C9D" w:rsidP="00AD43A0">
      <w:pPr>
        <w:jc w:val="center"/>
        <w:rPr>
          <w:sz w:val="22"/>
          <w:szCs w:val="22"/>
        </w:rPr>
      </w:pPr>
      <w:r w:rsidRPr="003B0C9D">
        <w:rPr>
          <w:sz w:val="22"/>
          <w:szCs w:val="22"/>
        </w:rPr>
        <w:t xml:space="preserve"> </w:t>
      </w:r>
      <w:commentRangeStart w:id="14"/>
      <w:commentRangeStart w:id="15"/>
      <w:r w:rsidR="00F21670" w:rsidRPr="005C79AF">
        <w:rPr>
          <w:sz w:val="22"/>
          <w:szCs w:val="22"/>
        </w:rPr>
        <w:t xml:space="preserve">Figure </w:t>
      </w:r>
      <w:r w:rsidR="004B45E8" w:rsidRPr="005C79AF">
        <w:rPr>
          <w:sz w:val="22"/>
          <w:szCs w:val="22"/>
        </w:rPr>
        <w:t>0</w:t>
      </w:r>
      <w:r w:rsidR="00F21670" w:rsidRPr="005C79AF">
        <w:rPr>
          <w:sz w:val="22"/>
          <w:szCs w:val="22"/>
        </w:rPr>
        <w:t xml:space="preserve"> –</w:t>
      </w:r>
      <w:r w:rsidR="00DD2192" w:rsidRPr="005C79AF">
        <w:rPr>
          <w:sz w:val="22"/>
          <w:szCs w:val="22"/>
        </w:rPr>
        <w:t xml:space="preserve"> </w:t>
      </w:r>
      <w:r w:rsidR="000141EA">
        <w:rPr>
          <w:sz w:val="22"/>
          <w:szCs w:val="22"/>
        </w:rPr>
        <w:t xml:space="preserve">Possible </w:t>
      </w:r>
      <w:r w:rsidR="00DC31B0">
        <w:rPr>
          <w:sz w:val="22"/>
          <w:szCs w:val="22"/>
        </w:rPr>
        <w:t>high-level</w:t>
      </w:r>
      <w:r w:rsidR="00E65678" w:rsidRPr="005C79AF">
        <w:rPr>
          <w:sz w:val="22"/>
          <w:szCs w:val="22"/>
        </w:rPr>
        <w:t xml:space="preserve"> </w:t>
      </w:r>
      <w:r w:rsidR="00980576" w:rsidRPr="005C79AF">
        <w:rPr>
          <w:sz w:val="22"/>
          <w:szCs w:val="22"/>
        </w:rPr>
        <w:t>architecture</w:t>
      </w:r>
      <w:r w:rsidR="00F16F5E">
        <w:rPr>
          <w:sz w:val="22"/>
          <w:szCs w:val="22"/>
        </w:rPr>
        <w:t xml:space="preserve"> </w:t>
      </w:r>
      <w:r w:rsidR="007B66CD">
        <w:rPr>
          <w:sz w:val="22"/>
          <w:szCs w:val="22"/>
        </w:rPr>
        <w:t xml:space="preserve">with UARTs </w:t>
      </w:r>
      <w:r w:rsidR="00CF52C2">
        <w:rPr>
          <w:sz w:val="22"/>
          <w:szCs w:val="22"/>
        </w:rPr>
        <w:t xml:space="preserve">and </w:t>
      </w:r>
      <w:r w:rsidR="00292A04">
        <w:rPr>
          <w:sz w:val="22"/>
          <w:szCs w:val="22"/>
        </w:rPr>
        <w:t>I</w:t>
      </w:r>
      <w:r w:rsidR="00AB3F4E">
        <w:rPr>
          <w:sz w:val="22"/>
          <w:szCs w:val="22"/>
        </w:rPr>
        <w:t>PC</w:t>
      </w:r>
      <w:r w:rsidR="007B66CD">
        <w:rPr>
          <w:sz w:val="22"/>
          <w:szCs w:val="22"/>
        </w:rPr>
        <w:t xml:space="preserve"> </w:t>
      </w:r>
      <w:r w:rsidR="00292A04">
        <w:rPr>
          <w:sz w:val="22"/>
          <w:szCs w:val="22"/>
        </w:rPr>
        <w:t xml:space="preserve">Single Pair Ethernet </w:t>
      </w:r>
      <w:commentRangeEnd w:id="14"/>
      <w:commentRangeEnd w:id="15"/>
      <w:r w:rsidR="00CF52C2">
        <w:rPr>
          <w:sz w:val="22"/>
          <w:szCs w:val="22"/>
        </w:rPr>
        <w:t>bus</w:t>
      </w:r>
      <w:r w:rsidR="008D01F4">
        <w:rPr>
          <w:rStyle w:val="CommentReference"/>
        </w:rPr>
        <w:commentReference w:id="14"/>
      </w:r>
      <w:r w:rsidR="00CE117C">
        <w:rPr>
          <w:rStyle w:val="CommentReference"/>
        </w:rPr>
        <w:commentReference w:id="15"/>
      </w:r>
      <w:r w:rsidR="0065736F">
        <w:rPr>
          <w:sz w:val="22"/>
          <w:szCs w:val="22"/>
        </w:rPr>
        <w:t>.</w:t>
      </w:r>
      <w:r w:rsidR="005F3501">
        <w:rPr>
          <w:sz w:val="22"/>
          <w:szCs w:val="22"/>
        </w:rPr>
        <w:t xml:space="preserve"> </w:t>
      </w:r>
    </w:p>
    <w:p w14:paraId="031509E7" w14:textId="234DD181" w:rsidR="00F16F5E" w:rsidRDefault="005F3501" w:rsidP="00AD43A0">
      <w:pPr>
        <w:jc w:val="center"/>
        <w:rPr>
          <w:sz w:val="22"/>
          <w:szCs w:val="22"/>
        </w:rPr>
      </w:pPr>
      <w:r w:rsidRPr="00DC31B0">
        <w:rPr>
          <w:sz w:val="22"/>
          <w:szCs w:val="22"/>
        </w:rPr>
        <w:t>See</w:t>
      </w:r>
      <w:r w:rsidR="00911323" w:rsidRPr="00DC31B0">
        <w:rPr>
          <w:sz w:val="22"/>
          <w:szCs w:val="22"/>
        </w:rPr>
        <w:t xml:space="preserve"> </w:t>
      </w:r>
      <w:r w:rsidR="00911323" w:rsidRPr="00DC31B0">
        <w:rPr>
          <w:b/>
          <w:bCs/>
          <w:sz w:val="22"/>
          <w:szCs w:val="22"/>
        </w:rPr>
        <w:t>999</w:t>
      </w:r>
      <w:r w:rsidR="001107C2" w:rsidRPr="00DC31B0">
        <w:rPr>
          <w:b/>
          <w:bCs/>
          <w:sz w:val="22"/>
          <w:szCs w:val="22"/>
        </w:rPr>
        <w:t>_</w:t>
      </w:r>
      <w:r w:rsidR="00911323" w:rsidRPr="00DC31B0">
        <w:rPr>
          <w:b/>
          <w:bCs/>
          <w:sz w:val="22"/>
          <w:szCs w:val="22"/>
        </w:rPr>
        <w:t>00001</w:t>
      </w:r>
      <w:r w:rsidR="001107C2" w:rsidRPr="00DC31B0">
        <w:rPr>
          <w:b/>
          <w:bCs/>
          <w:sz w:val="22"/>
          <w:szCs w:val="22"/>
        </w:rPr>
        <w:t>_</w:t>
      </w:r>
      <w:r w:rsidR="00DC31B0">
        <w:rPr>
          <w:b/>
          <w:bCs/>
          <w:sz w:val="22"/>
          <w:szCs w:val="22"/>
        </w:rPr>
        <w:t>A</w:t>
      </w:r>
      <w:r w:rsidR="001107C2" w:rsidRPr="00DC31B0">
        <w:rPr>
          <w:b/>
          <w:bCs/>
          <w:sz w:val="22"/>
          <w:szCs w:val="22"/>
        </w:rPr>
        <w:t>_Figure_0</w:t>
      </w:r>
      <w:r w:rsidR="00911323" w:rsidRPr="00DC31B0">
        <w:rPr>
          <w:b/>
          <w:bCs/>
          <w:sz w:val="22"/>
          <w:szCs w:val="22"/>
        </w:rPr>
        <w:t>.</w:t>
      </w:r>
      <w:r w:rsidR="004651D8" w:rsidRPr="00DC31B0">
        <w:rPr>
          <w:b/>
          <w:bCs/>
          <w:sz w:val="22"/>
          <w:szCs w:val="22"/>
        </w:rPr>
        <w:t>jpg</w:t>
      </w:r>
      <w:r w:rsidR="00911323" w:rsidRPr="00DC31B0">
        <w:rPr>
          <w:sz w:val="22"/>
          <w:szCs w:val="22"/>
        </w:rPr>
        <w:t xml:space="preserve"> for high</w:t>
      </w:r>
      <w:r w:rsidR="001107C2" w:rsidRPr="00DC31B0">
        <w:rPr>
          <w:sz w:val="22"/>
          <w:szCs w:val="22"/>
        </w:rPr>
        <w:t>er</w:t>
      </w:r>
      <w:r w:rsidR="00911323" w:rsidRPr="00DC31B0">
        <w:rPr>
          <w:sz w:val="22"/>
          <w:szCs w:val="22"/>
        </w:rPr>
        <w:t xml:space="preserve"> resolution</w:t>
      </w:r>
      <w:r w:rsidR="001107C2" w:rsidRPr="00DC31B0">
        <w:rPr>
          <w:sz w:val="22"/>
          <w:szCs w:val="22"/>
        </w:rPr>
        <w:t xml:space="preserve"> image.</w:t>
      </w:r>
      <w:r w:rsidR="00911323">
        <w:rPr>
          <w:sz w:val="22"/>
          <w:szCs w:val="22"/>
        </w:rPr>
        <w:t xml:space="preserve"> </w:t>
      </w:r>
    </w:p>
    <w:p w14:paraId="33E9DAC7" w14:textId="77777777" w:rsidR="003B71F3" w:rsidRDefault="003B71F3" w:rsidP="00AD43A0">
      <w:pPr>
        <w:jc w:val="center"/>
        <w:rPr>
          <w:sz w:val="22"/>
          <w:szCs w:val="22"/>
        </w:rPr>
      </w:pPr>
    </w:p>
    <w:p w14:paraId="431BA49B" w14:textId="77777777" w:rsidR="001107C2" w:rsidRDefault="001107C2" w:rsidP="00AD43A0">
      <w:pPr>
        <w:jc w:val="center"/>
        <w:rPr>
          <w:sz w:val="22"/>
          <w:szCs w:val="22"/>
        </w:rPr>
      </w:pPr>
    </w:p>
    <w:p w14:paraId="000B53D1" w14:textId="1FC56934" w:rsidR="007E244B" w:rsidRPr="008D18E2" w:rsidRDefault="00BC1803" w:rsidP="00953CE4">
      <w:pPr>
        <w:pStyle w:val="Heading2"/>
        <w:pageBreakBefore/>
        <w:spacing w:line="278" w:lineRule="auto"/>
        <w:ind w:left="539" w:hanging="539"/>
        <w:rPr>
          <w:rStyle w:val="eop"/>
          <w:rFonts w:ascii="Aptos Display" w:hAnsi="Aptos Display" w:cs="Segoe UI"/>
          <w:lang w:val="en-GB"/>
        </w:rPr>
      </w:pPr>
      <w:bookmarkStart w:id="17" w:name="_Toc191907017"/>
      <w:bookmarkStart w:id="18" w:name="_Toc191907199"/>
      <w:bookmarkStart w:id="19" w:name="_Toc191907382"/>
      <w:bookmarkStart w:id="20" w:name="_Toc191908739"/>
      <w:bookmarkStart w:id="21" w:name="_Toc191908948"/>
      <w:bookmarkStart w:id="22" w:name="_Toc191907018"/>
      <w:bookmarkStart w:id="23" w:name="_Toc191907200"/>
      <w:bookmarkStart w:id="24" w:name="_Toc191907383"/>
      <w:bookmarkStart w:id="25" w:name="_Toc191908740"/>
      <w:bookmarkStart w:id="26" w:name="_Toc191908949"/>
      <w:bookmarkStart w:id="27" w:name="_Toc191907019"/>
      <w:bookmarkStart w:id="28" w:name="_Toc191907201"/>
      <w:bookmarkStart w:id="29" w:name="_Toc191907384"/>
      <w:bookmarkStart w:id="30" w:name="_Toc191908741"/>
      <w:bookmarkStart w:id="31" w:name="_Toc191908950"/>
      <w:bookmarkStart w:id="32" w:name="_Toc196394928"/>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Pr>
          <w:rStyle w:val="normaltextrun"/>
          <w:rFonts w:ascii="Aptos Display" w:hAnsi="Aptos Display" w:cs="Segoe UI"/>
          <w:lang w:val="en-GB"/>
        </w:rPr>
        <w:lastRenderedPageBreak/>
        <w:t>Principle Functionality</w:t>
      </w:r>
      <w:r w:rsidR="00687BB7">
        <w:rPr>
          <w:rStyle w:val="normaltextrun"/>
          <w:rFonts w:ascii="Aptos Display" w:hAnsi="Aptos Display" w:cs="Segoe UI"/>
          <w:lang w:val="en-GB"/>
        </w:rPr>
        <w:t xml:space="preserve"> </w:t>
      </w:r>
      <w:r w:rsidR="00AD20FD">
        <w:rPr>
          <w:rStyle w:val="normaltextrun"/>
          <w:rFonts w:ascii="Aptos Display" w:hAnsi="Aptos Display" w:cs="Segoe UI"/>
          <w:lang w:val="en-GB"/>
        </w:rPr>
        <w:t>Explained</w:t>
      </w:r>
      <w:bookmarkEnd w:id="32"/>
    </w:p>
    <w:p w14:paraId="5B19B785" w14:textId="00F23DB0" w:rsidR="00474AEB" w:rsidRDefault="00F478E9" w:rsidP="004A6CE9">
      <w:pPr>
        <w:spacing w:line="276" w:lineRule="auto"/>
        <w:jc w:val="both"/>
        <w:rPr>
          <w:lang w:val="en-GB"/>
        </w:rPr>
      </w:pPr>
      <w:r>
        <w:rPr>
          <w:lang w:val="en-GB"/>
        </w:rPr>
        <w:t xml:space="preserve">The following </w:t>
      </w:r>
      <w:r w:rsidR="00BA4A9A">
        <w:rPr>
          <w:lang w:val="en-GB"/>
        </w:rPr>
        <w:t>paragraphs</w:t>
      </w:r>
      <w:r w:rsidR="00A34DCC">
        <w:rPr>
          <w:lang w:val="en-GB"/>
        </w:rPr>
        <w:t xml:space="preserve"> and image</w:t>
      </w:r>
      <w:r>
        <w:rPr>
          <w:lang w:val="en-GB"/>
        </w:rPr>
        <w:t xml:space="preserve"> provide a </w:t>
      </w:r>
      <w:r w:rsidR="00686FFB">
        <w:rPr>
          <w:lang w:val="en-GB"/>
        </w:rPr>
        <w:t xml:space="preserve">description of key </w:t>
      </w:r>
      <w:r w:rsidR="004A220C">
        <w:rPr>
          <w:lang w:val="en-GB"/>
        </w:rPr>
        <w:t>aspects</w:t>
      </w:r>
      <w:r w:rsidR="00686FFB">
        <w:rPr>
          <w:lang w:val="en-GB"/>
        </w:rPr>
        <w:t xml:space="preserve"> of the </w:t>
      </w:r>
      <w:r w:rsidR="004A220C">
        <w:rPr>
          <w:lang w:val="en-GB"/>
        </w:rPr>
        <w:t>VUE</w:t>
      </w:r>
      <w:r w:rsidR="00E530C2">
        <w:rPr>
          <w:lang w:val="en-GB"/>
        </w:rPr>
        <w:t xml:space="preserve"> as a preface</w:t>
      </w:r>
      <w:r w:rsidR="005B0251">
        <w:rPr>
          <w:lang w:val="en-GB"/>
        </w:rPr>
        <w:t xml:space="preserve"> </w:t>
      </w:r>
      <w:r w:rsidR="00260628">
        <w:rPr>
          <w:lang w:val="en-GB"/>
        </w:rPr>
        <w:t>to</w:t>
      </w:r>
      <w:r w:rsidR="00BA59DB">
        <w:rPr>
          <w:lang w:val="en-GB"/>
        </w:rPr>
        <w:t xml:space="preserve"> </w:t>
      </w:r>
      <w:r w:rsidR="00577774">
        <w:rPr>
          <w:lang w:val="en-GB"/>
        </w:rPr>
        <w:t>more fully understand the</w:t>
      </w:r>
      <w:r w:rsidR="00E530C2">
        <w:rPr>
          <w:lang w:val="en-GB"/>
        </w:rPr>
        <w:t xml:space="preserve"> formal requirements</w:t>
      </w:r>
      <w:r w:rsidR="00577774">
        <w:rPr>
          <w:lang w:val="en-GB"/>
        </w:rPr>
        <w:t xml:space="preserve"> in section</w:t>
      </w:r>
      <w:r w:rsidR="00F9146E">
        <w:rPr>
          <w:lang w:val="en-GB"/>
        </w:rPr>
        <w:t>s</w:t>
      </w:r>
      <w:r w:rsidR="00577774">
        <w:rPr>
          <w:lang w:val="en-GB"/>
        </w:rPr>
        <w:t xml:space="preserve"> 3</w:t>
      </w:r>
      <w:r w:rsidR="00547E68">
        <w:rPr>
          <w:lang w:val="en-GB"/>
        </w:rPr>
        <w:t>.0</w:t>
      </w:r>
      <w:r w:rsidR="00577774">
        <w:rPr>
          <w:lang w:val="en-GB"/>
        </w:rPr>
        <w:t xml:space="preserve"> and </w:t>
      </w:r>
      <w:r w:rsidR="00F9146E">
        <w:rPr>
          <w:lang w:val="en-GB"/>
        </w:rPr>
        <w:t>4</w:t>
      </w:r>
      <w:r w:rsidR="00547E68">
        <w:rPr>
          <w:lang w:val="en-GB"/>
        </w:rPr>
        <w:t>.0</w:t>
      </w:r>
      <w:r w:rsidR="00791E07">
        <w:rPr>
          <w:lang w:val="en-GB"/>
        </w:rPr>
        <w:t xml:space="preserve"> below.</w:t>
      </w:r>
    </w:p>
    <w:p w14:paraId="099BA444" w14:textId="38402640" w:rsidR="00474AEB" w:rsidRPr="00C25177" w:rsidRDefault="005F2D55" w:rsidP="00D726BE">
      <w:pPr>
        <w:spacing w:line="276" w:lineRule="auto"/>
        <w:jc w:val="center"/>
        <w:rPr>
          <w:b/>
          <w:bCs/>
          <w:lang w:val="en-GB"/>
        </w:rPr>
      </w:pPr>
      <w:r>
        <w:rPr>
          <w:b/>
          <w:bCs/>
          <w:noProof/>
          <w:lang w:val="en-GB"/>
        </w:rPr>
        <w:drawing>
          <wp:inline distT="0" distB="0" distL="0" distR="0" wp14:anchorId="10083F9E" wp14:editId="438E38E7">
            <wp:extent cx="6649516" cy="899160"/>
            <wp:effectExtent l="0" t="0" r="5715" b="2540"/>
            <wp:docPr id="95350493" name="Picture 6" descr="A yellow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493" name="Picture 6" descr="A yellow and purple squares&#10;&#10;AI-generated content may be incorrect."/>
                    <pic:cNvPicPr/>
                  </pic:nvPicPr>
                  <pic:blipFill rotWithShape="1">
                    <a:blip r:embed="rId19" cstate="print">
                      <a:extLst>
                        <a:ext uri="{28A0092B-C50C-407E-A947-70E740481C1C}">
                          <a14:useLocalDpi xmlns:a14="http://schemas.microsoft.com/office/drawing/2010/main" val="0"/>
                        </a:ext>
                      </a:extLst>
                    </a:blip>
                    <a:srcRect r="2975" b="20752"/>
                    <a:stretch/>
                  </pic:blipFill>
                  <pic:spPr bwMode="auto">
                    <a:xfrm>
                      <a:off x="0" y="0"/>
                      <a:ext cx="6654020" cy="899769"/>
                    </a:xfrm>
                    <a:prstGeom prst="rect">
                      <a:avLst/>
                    </a:prstGeom>
                    <a:ln>
                      <a:noFill/>
                    </a:ln>
                    <a:extLst>
                      <a:ext uri="{53640926-AAD7-44D8-BBD7-CCE9431645EC}">
                        <a14:shadowObscured xmlns:a14="http://schemas.microsoft.com/office/drawing/2010/main"/>
                      </a:ext>
                    </a:extLst>
                  </pic:spPr>
                </pic:pic>
              </a:graphicData>
            </a:graphic>
          </wp:inline>
        </w:drawing>
      </w:r>
    </w:p>
    <w:p w14:paraId="4DDFE615" w14:textId="56BF4108" w:rsidR="00210D62" w:rsidRDefault="007043F3" w:rsidP="004A6CE9">
      <w:pPr>
        <w:spacing w:line="276" w:lineRule="auto"/>
        <w:jc w:val="both"/>
        <w:rPr>
          <w:lang w:val="en-GB"/>
        </w:rPr>
      </w:pPr>
      <w:r>
        <w:t xml:space="preserve">The VUE as targeted will have </w:t>
      </w:r>
      <w:r w:rsidR="00D74471">
        <w:t>six (6)</w:t>
      </w:r>
      <w:r>
        <w:t xml:space="preserve"> </w:t>
      </w:r>
      <w:r w:rsidR="00BE31A4">
        <w:t xml:space="preserve">Central Processing </w:t>
      </w:r>
      <w:proofErr w:type="spellStart"/>
      <w:r w:rsidR="00BE31A4">
        <w:t>Unit</w:t>
      </w:r>
      <w:r w:rsidR="00327100">
        <w:t>’</w:t>
      </w:r>
      <w:r w:rsidR="00BE31A4">
        <w:t>s</w:t>
      </w:r>
      <w:proofErr w:type="spellEnd"/>
      <w:r w:rsidR="00327100">
        <w:t xml:space="preserve"> (CPU’s)</w:t>
      </w:r>
      <w:r w:rsidR="00A72171">
        <w:t xml:space="preserve"> and one (1) positioning system</w:t>
      </w:r>
      <w:r>
        <w:t xml:space="preserve">. </w:t>
      </w:r>
      <w:r w:rsidR="00ED7F96">
        <w:rPr>
          <w:lang w:val="en-GB"/>
        </w:rPr>
        <w:t>Full functionality of the VUE requires all processors be running</w:t>
      </w:r>
      <w:r w:rsidR="00F56C96">
        <w:rPr>
          <w:lang w:val="en-GB"/>
        </w:rPr>
        <w:t>.</w:t>
      </w:r>
      <w:r w:rsidR="0015278E">
        <w:rPr>
          <w:lang w:val="en-GB"/>
        </w:rPr>
        <w:t xml:space="preserve"> T</w:t>
      </w:r>
      <w:r w:rsidR="00662F3A">
        <w:rPr>
          <w:lang w:val="en-GB"/>
        </w:rPr>
        <w:t xml:space="preserve">he </w:t>
      </w:r>
      <w:r w:rsidR="00A65BCE">
        <w:rPr>
          <w:lang w:val="en-GB"/>
        </w:rPr>
        <w:t>main a</w:t>
      </w:r>
      <w:r w:rsidR="00662F3A">
        <w:rPr>
          <w:lang w:val="en-GB"/>
        </w:rPr>
        <w:t xml:space="preserve">pplication </w:t>
      </w:r>
      <w:r w:rsidR="00A65BCE">
        <w:rPr>
          <w:lang w:val="en-GB"/>
        </w:rPr>
        <w:t>p</w:t>
      </w:r>
      <w:r w:rsidR="00662F3A">
        <w:rPr>
          <w:lang w:val="en-GB"/>
        </w:rPr>
        <w:t>rocessor (</w:t>
      </w:r>
      <w:r w:rsidR="00662F3A" w:rsidRPr="00BE31A4">
        <w:rPr>
          <w:b/>
          <w:bCs/>
          <w:lang w:val="en-GB"/>
        </w:rPr>
        <w:t>APP_CPU</w:t>
      </w:r>
      <w:r w:rsidR="00662F3A">
        <w:rPr>
          <w:lang w:val="en-GB"/>
        </w:rPr>
        <w:t xml:space="preserve">) </w:t>
      </w:r>
      <w:r w:rsidR="0015278E">
        <w:rPr>
          <w:lang w:val="en-GB"/>
        </w:rPr>
        <w:t>is</w:t>
      </w:r>
      <w:r w:rsidR="00662F3A">
        <w:rPr>
          <w:lang w:val="en-GB"/>
        </w:rPr>
        <w:t xml:space="preserve"> </w:t>
      </w:r>
      <w:r w:rsidR="00EE6B20">
        <w:rPr>
          <w:lang w:val="en-GB"/>
        </w:rPr>
        <w:t xml:space="preserve">the most powerful </w:t>
      </w:r>
      <w:r w:rsidR="0010343D">
        <w:rPr>
          <w:lang w:val="en-GB"/>
        </w:rPr>
        <w:t xml:space="preserve">CPU </w:t>
      </w:r>
      <w:r w:rsidR="00096C1A">
        <w:rPr>
          <w:lang w:val="en-GB"/>
        </w:rPr>
        <w:t>on the VUE PCB</w:t>
      </w:r>
      <w:r w:rsidR="0010343D">
        <w:rPr>
          <w:lang w:val="en-GB"/>
        </w:rPr>
        <w:t xml:space="preserve"> and is</w:t>
      </w:r>
      <w:r w:rsidR="00EE6B20">
        <w:rPr>
          <w:lang w:val="en-GB"/>
        </w:rPr>
        <w:t xml:space="preserve"> required to process </w:t>
      </w:r>
      <w:r w:rsidR="00873189">
        <w:rPr>
          <w:lang w:val="en-GB"/>
        </w:rPr>
        <w:t>C-V2X data.</w:t>
      </w:r>
      <w:r w:rsidR="00CC5368">
        <w:rPr>
          <w:lang w:val="en-GB"/>
        </w:rPr>
        <w:t xml:space="preserve"> </w:t>
      </w:r>
      <w:r w:rsidR="00873189">
        <w:rPr>
          <w:lang w:val="en-GB"/>
        </w:rPr>
        <w:t xml:space="preserve">A </w:t>
      </w:r>
      <w:r w:rsidR="00A65BCE">
        <w:rPr>
          <w:lang w:val="en-GB"/>
        </w:rPr>
        <w:t xml:space="preserve">secondary </w:t>
      </w:r>
      <w:r w:rsidR="00A60F5A">
        <w:rPr>
          <w:lang w:val="en-GB"/>
        </w:rPr>
        <w:t xml:space="preserve">application </w:t>
      </w:r>
      <w:r w:rsidR="004B1B10">
        <w:rPr>
          <w:lang w:val="en-GB"/>
        </w:rPr>
        <w:t>processor</w:t>
      </w:r>
      <w:r w:rsidR="00A65BCE">
        <w:rPr>
          <w:lang w:val="en-GB"/>
        </w:rPr>
        <w:t xml:space="preserve"> </w:t>
      </w:r>
      <w:r w:rsidR="00BD577C" w:rsidRPr="00BD577C">
        <w:rPr>
          <w:lang w:val="en-GB"/>
        </w:rPr>
        <w:t>(</w:t>
      </w:r>
      <w:r w:rsidR="0010343D" w:rsidRPr="00A65BCE">
        <w:rPr>
          <w:b/>
          <w:bCs/>
          <w:lang w:val="en-GB"/>
        </w:rPr>
        <w:t>COMPANION_</w:t>
      </w:r>
      <w:r w:rsidR="00873189" w:rsidRPr="00A65BCE">
        <w:rPr>
          <w:b/>
          <w:bCs/>
          <w:lang w:val="en-GB"/>
        </w:rPr>
        <w:t>MCU</w:t>
      </w:r>
      <w:r w:rsidR="00BD577C" w:rsidRPr="00BD577C">
        <w:rPr>
          <w:lang w:val="en-GB"/>
        </w:rPr>
        <w:t>)</w:t>
      </w:r>
      <w:r w:rsidR="00104B97" w:rsidRPr="00A65BCE">
        <w:rPr>
          <w:b/>
          <w:bCs/>
          <w:lang w:val="en-GB"/>
        </w:rPr>
        <w:t xml:space="preserve"> </w:t>
      </w:r>
      <w:r w:rsidR="00104B97">
        <w:rPr>
          <w:lang w:val="en-GB"/>
        </w:rPr>
        <w:t>will run core middleware functions</w:t>
      </w:r>
      <w:r w:rsidR="000A5002">
        <w:rPr>
          <w:lang w:val="en-GB"/>
        </w:rPr>
        <w:t xml:space="preserve"> like </w:t>
      </w:r>
      <w:r w:rsidR="008D23DA" w:rsidRPr="00DF004E">
        <w:rPr>
          <w:rStyle w:val="normaltextrun"/>
          <w:rFonts w:eastAsiaTheme="majorEastAsia" w:cs="Segoe UI"/>
          <w:lang w:val="en-GB"/>
        </w:rPr>
        <w:t>provisioning of the modem for the Mobile Network Operator interface (</w:t>
      </w:r>
      <w:proofErr w:type="spellStart"/>
      <w:r w:rsidR="008D23DA" w:rsidRPr="00DF004E">
        <w:rPr>
          <w:rStyle w:val="normaltextrun"/>
          <w:rFonts w:eastAsiaTheme="majorEastAsia" w:cs="Segoe UI"/>
          <w:lang w:val="en-GB"/>
        </w:rPr>
        <w:t>eSIM</w:t>
      </w:r>
      <w:proofErr w:type="spellEnd"/>
      <w:r w:rsidR="008D23DA" w:rsidRPr="00DF004E">
        <w:rPr>
          <w:rStyle w:val="normaltextrun"/>
          <w:rFonts w:eastAsiaTheme="majorEastAsia" w:cs="Segoe UI"/>
          <w:lang w:val="en-GB"/>
        </w:rPr>
        <w:t>)</w:t>
      </w:r>
      <w:r w:rsidR="008D23DA">
        <w:rPr>
          <w:rStyle w:val="normaltextrun"/>
          <w:rFonts w:eastAsiaTheme="majorEastAsia" w:cs="Segoe UI"/>
          <w:lang w:val="en-GB"/>
        </w:rPr>
        <w:t xml:space="preserve"> </w:t>
      </w:r>
      <w:r w:rsidR="000A5002" w:rsidRPr="008D23DA">
        <w:rPr>
          <w:rStyle w:val="normaltextrun"/>
          <w:rFonts w:eastAsiaTheme="majorEastAsia" w:cs="Segoe UI"/>
          <w:lang w:val="en-GB"/>
        </w:rPr>
        <w:t>a</w:t>
      </w:r>
      <w:r w:rsidR="000A5002">
        <w:rPr>
          <w:rStyle w:val="normaltextrun"/>
          <w:rFonts w:eastAsiaTheme="majorEastAsia" w:cs="Segoe UI"/>
          <w:lang w:val="en-GB"/>
        </w:rPr>
        <w:t xml:space="preserve">nd </w:t>
      </w:r>
      <w:r w:rsidR="000A5002" w:rsidRPr="000A5002">
        <w:rPr>
          <w:rStyle w:val="normaltextrun"/>
          <w:rFonts w:eastAsiaTheme="majorEastAsia" w:cs="Segoe UI"/>
          <w:lang w:val="en-GB"/>
        </w:rPr>
        <w:t>LTE signal strength</w:t>
      </w:r>
      <w:r w:rsidR="00CC5368">
        <w:rPr>
          <w:rStyle w:val="normaltextrun"/>
          <w:rFonts w:eastAsiaTheme="majorEastAsia" w:cs="Segoe UI"/>
          <w:lang w:val="en-GB"/>
        </w:rPr>
        <w:t xml:space="preserve"> determination</w:t>
      </w:r>
      <w:r w:rsidR="008B7DA7">
        <w:rPr>
          <w:rStyle w:val="normaltextrun"/>
          <w:rFonts w:eastAsiaTheme="majorEastAsia" w:cs="Segoe UI"/>
          <w:lang w:val="en-GB"/>
        </w:rPr>
        <w:t xml:space="preserve"> and communicate directly with the </w:t>
      </w:r>
      <w:r w:rsidR="008B7DA7" w:rsidRPr="00CC7445">
        <w:rPr>
          <w:b/>
          <w:bCs/>
        </w:rPr>
        <w:t>RADAR_MODULE</w:t>
      </w:r>
      <w:r w:rsidR="00ED7F96">
        <w:rPr>
          <w:lang w:val="en-GB"/>
        </w:rPr>
        <w:t xml:space="preserve">. The </w:t>
      </w:r>
      <w:r w:rsidR="00662F3A">
        <w:rPr>
          <w:lang w:val="en-GB"/>
        </w:rPr>
        <w:t xml:space="preserve">proposed </w:t>
      </w:r>
      <w:r w:rsidR="00ED7F96">
        <w:rPr>
          <w:lang w:val="en-GB"/>
        </w:rPr>
        <w:t xml:space="preserve">architecture is conceived to allow </w:t>
      </w:r>
      <w:r w:rsidR="00123D92">
        <w:rPr>
          <w:lang w:val="en-GB"/>
        </w:rPr>
        <w:t xml:space="preserve">for a </w:t>
      </w:r>
      <w:r w:rsidR="00153F53">
        <w:rPr>
          <w:lang w:val="en-GB"/>
        </w:rPr>
        <w:t>structured power</w:t>
      </w:r>
      <w:r w:rsidR="00123D92">
        <w:rPr>
          <w:lang w:val="en-GB"/>
        </w:rPr>
        <w:t>ing</w:t>
      </w:r>
      <w:r w:rsidR="00153F53">
        <w:rPr>
          <w:lang w:val="en-GB"/>
        </w:rPr>
        <w:t xml:space="preserve"> </w:t>
      </w:r>
      <w:r w:rsidR="00123D92">
        <w:rPr>
          <w:lang w:val="en-GB"/>
        </w:rPr>
        <w:t>down</w:t>
      </w:r>
      <w:r w:rsidR="0015278E">
        <w:rPr>
          <w:lang w:val="en-GB"/>
        </w:rPr>
        <w:t>,</w:t>
      </w:r>
      <w:r w:rsidR="005622C4">
        <w:rPr>
          <w:lang w:val="en-GB"/>
        </w:rPr>
        <w:t xml:space="preserve"> </w:t>
      </w:r>
      <w:r w:rsidR="00153F53">
        <w:rPr>
          <w:lang w:val="en-GB"/>
        </w:rPr>
        <w:t xml:space="preserve">of </w:t>
      </w:r>
      <w:r w:rsidR="005622C4">
        <w:rPr>
          <w:lang w:val="en-GB"/>
        </w:rPr>
        <w:t xml:space="preserve">all </w:t>
      </w:r>
      <w:r w:rsidR="00153F53">
        <w:rPr>
          <w:lang w:val="en-GB"/>
        </w:rPr>
        <w:t>processors</w:t>
      </w:r>
      <w:r w:rsidR="005622C4">
        <w:rPr>
          <w:lang w:val="en-GB"/>
        </w:rPr>
        <w:t xml:space="preserve"> (</w:t>
      </w:r>
      <w:r w:rsidR="00AF5431">
        <w:rPr>
          <w:lang w:val="en-GB"/>
        </w:rPr>
        <w:t>except</w:t>
      </w:r>
      <w:r w:rsidR="005622C4">
        <w:rPr>
          <w:lang w:val="en-GB"/>
        </w:rPr>
        <w:t xml:space="preserve"> </w:t>
      </w:r>
      <w:r w:rsidR="00573164">
        <w:rPr>
          <w:lang w:val="en-GB"/>
        </w:rPr>
        <w:t xml:space="preserve">for </w:t>
      </w:r>
      <w:r w:rsidR="005622C4">
        <w:rPr>
          <w:lang w:val="en-GB"/>
        </w:rPr>
        <w:t>the</w:t>
      </w:r>
      <w:r w:rsidR="00123D92">
        <w:rPr>
          <w:lang w:val="en-GB"/>
        </w:rPr>
        <w:t xml:space="preserve"> Bluetooth Microcontroller</w:t>
      </w:r>
      <w:r w:rsidR="005622C4">
        <w:rPr>
          <w:lang w:val="en-GB"/>
        </w:rPr>
        <w:t xml:space="preserve"> </w:t>
      </w:r>
      <w:r w:rsidR="00425C75">
        <w:rPr>
          <w:lang w:val="en-GB"/>
        </w:rPr>
        <w:t>(</w:t>
      </w:r>
      <w:r w:rsidR="002B41E5" w:rsidRPr="00123D92">
        <w:rPr>
          <w:b/>
          <w:bCs/>
          <w:lang w:val="en-GB"/>
        </w:rPr>
        <w:t>BLE</w:t>
      </w:r>
      <w:r w:rsidR="005622C4" w:rsidRPr="00123D92">
        <w:rPr>
          <w:b/>
          <w:bCs/>
          <w:lang w:val="en-GB"/>
        </w:rPr>
        <w:t>_MCU</w:t>
      </w:r>
      <w:r w:rsidR="005622C4">
        <w:rPr>
          <w:lang w:val="en-GB"/>
        </w:rPr>
        <w:t>)</w:t>
      </w:r>
      <w:r w:rsidR="00425C75">
        <w:rPr>
          <w:lang w:val="en-GB"/>
        </w:rPr>
        <w:t>)</w:t>
      </w:r>
      <w:r w:rsidR="00153F53">
        <w:rPr>
          <w:lang w:val="en-GB"/>
        </w:rPr>
        <w:t xml:space="preserve"> </w:t>
      </w:r>
      <w:r w:rsidR="0015278E">
        <w:rPr>
          <w:lang w:val="en-GB"/>
        </w:rPr>
        <w:t xml:space="preserve">to reduce </w:t>
      </w:r>
      <w:r w:rsidR="00425C75">
        <w:rPr>
          <w:lang w:val="en-GB"/>
        </w:rPr>
        <w:t>overall</w:t>
      </w:r>
      <w:r w:rsidR="007307DA">
        <w:rPr>
          <w:lang w:val="en-GB"/>
        </w:rPr>
        <w:t xml:space="preserve"> </w:t>
      </w:r>
      <w:r w:rsidR="0015278E">
        <w:rPr>
          <w:lang w:val="en-GB"/>
        </w:rPr>
        <w:t>power</w:t>
      </w:r>
      <w:r w:rsidR="00CC5368">
        <w:rPr>
          <w:lang w:val="en-GB"/>
        </w:rPr>
        <w:t xml:space="preserve"> </w:t>
      </w:r>
      <w:r w:rsidR="009156B8">
        <w:rPr>
          <w:lang w:val="en-GB"/>
        </w:rPr>
        <w:t xml:space="preserve">consumption and </w:t>
      </w:r>
      <w:r w:rsidR="00425C75">
        <w:rPr>
          <w:lang w:val="en-GB"/>
        </w:rPr>
        <w:t xml:space="preserve">to </w:t>
      </w:r>
      <w:r w:rsidR="009156B8">
        <w:rPr>
          <w:lang w:val="en-GB"/>
        </w:rPr>
        <w:t>increase the device</w:t>
      </w:r>
      <w:r w:rsidR="00F9215A">
        <w:rPr>
          <w:lang w:val="en-GB"/>
        </w:rPr>
        <w:t>s</w:t>
      </w:r>
      <w:r w:rsidR="009156B8">
        <w:rPr>
          <w:lang w:val="en-GB"/>
        </w:rPr>
        <w:t xml:space="preserve"> operation </w:t>
      </w:r>
      <w:r w:rsidR="00F229E7">
        <w:rPr>
          <w:lang w:val="en-GB"/>
        </w:rPr>
        <w:t>time</w:t>
      </w:r>
      <w:r w:rsidR="00B13CF8">
        <w:rPr>
          <w:lang w:val="en-GB"/>
        </w:rPr>
        <w:t>;</w:t>
      </w:r>
      <w:r w:rsidR="007A4DE3">
        <w:rPr>
          <w:lang w:val="en-GB"/>
        </w:rPr>
        <w:t xml:space="preserve"> </w:t>
      </w:r>
      <w:r w:rsidR="00C53BAB">
        <w:rPr>
          <w:lang w:val="en-GB"/>
        </w:rPr>
        <w:t xml:space="preserve">albeit </w:t>
      </w:r>
      <w:r w:rsidR="00153F53">
        <w:rPr>
          <w:lang w:val="en-GB"/>
        </w:rPr>
        <w:t xml:space="preserve">with </w:t>
      </w:r>
      <w:r w:rsidR="00486A28">
        <w:rPr>
          <w:lang w:val="en-GB"/>
        </w:rPr>
        <w:t>reduced</w:t>
      </w:r>
      <w:r w:rsidR="00153F53">
        <w:rPr>
          <w:lang w:val="en-GB"/>
        </w:rPr>
        <w:t xml:space="preserve"> functionality</w:t>
      </w:r>
      <w:r w:rsidR="00486A28">
        <w:rPr>
          <w:lang w:val="en-GB"/>
        </w:rPr>
        <w:t xml:space="preserve"> </w:t>
      </w:r>
      <w:r w:rsidR="00BB6964">
        <w:rPr>
          <w:lang w:val="en-GB"/>
        </w:rPr>
        <w:t>&amp;</w:t>
      </w:r>
      <w:r w:rsidR="00486A28">
        <w:rPr>
          <w:lang w:val="en-GB"/>
        </w:rPr>
        <w:t xml:space="preserve"> features</w:t>
      </w:r>
      <w:r w:rsidR="00153F53">
        <w:rPr>
          <w:lang w:val="en-GB"/>
        </w:rPr>
        <w:t>.</w:t>
      </w:r>
      <w:r w:rsidR="002164DF">
        <w:rPr>
          <w:lang w:val="en-GB"/>
        </w:rPr>
        <w:t xml:space="preserve"> </w:t>
      </w:r>
    </w:p>
    <w:p w14:paraId="3CD56534" w14:textId="1CFFF34A" w:rsidR="00CC5368" w:rsidRPr="000A5002" w:rsidRDefault="00CC5368" w:rsidP="004A6CE9">
      <w:pPr>
        <w:spacing w:line="276" w:lineRule="auto"/>
        <w:jc w:val="both"/>
      </w:pPr>
      <w:r w:rsidRPr="000A5002">
        <w:rPr>
          <w:rStyle w:val="normaltextrun"/>
          <w:rFonts w:eastAsiaTheme="majorEastAsia" w:cs="Segoe UI"/>
          <w:lang w:val="en-GB"/>
        </w:rPr>
        <w:t xml:space="preserve">The </w:t>
      </w:r>
      <w:r w:rsidRPr="00B26CA8">
        <w:rPr>
          <w:rStyle w:val="normaltextrun"/>
          <w:rFonts w:eastAsiaTheme="majorEastAsia" w:cs="Segoe UI"/>
          <w:b/>
          <w:lang w:val="en-GB"/>
        </w:rPr>
        <w:t>BLE_MCU</w:t>
      </w:r>
      <w:r w:rsidRPr="000A5002">
        <w:rPr>
          <w:rStyle w:val="normaltextrun"/>
          <w:rFonts w:eastAsiaTheme="majorEastAsia" w:cs="Segoe UI"/>
          <w:lang w:val="en-GB"/>
        </w:rPr>
        <w:t xml:space="preserve"> will take an active role in Over the Air (OTA)</w:t>
      </w:r>
      <w:r>
        <w:rPr>
          <w:rStyle w:val="normaltextrun"/>
          <w:rFonts w:eastAsiaTheme="majorEastAsia" w:cs="Segoe UI"/>
          <w:lang w:val="en-GB"/>
        </w:rPr>
        <w:t xml:space="preserve"> </w:t>
      </w:r>
      <w:r w:rsidRPr="000A5002">
        <w:rPr>
          <w:rStyle w:val="normaltextrun"/>
          <w:rFonts w:eastAsiaTheme="majorEastAsia" w:cs="Segoe UI"/>
          <w:lang w:val="en-GB"/>
        </w:rPr>
        <w:t xml:space="preserve">firmware updates </w:t>
      </w:r>
      <w:r>
        <w:rPr>
          <w:rStyle w:val="normaltextrun"/>
          <w:rFonts w:eastAsiaTheme="majorEastAsia" w:cs="Segoe UI"/>
          <w:lang w:val="en-GB"/>
        </w:rPr>
        <w:t>released</w:t>
      </w:r>
      <w:r w:rsidRPr="000A5002">
        <w:rPr>
          <w:rStyle w:val="normaltextrun"/>
          <w:rFonts w:eastAsiaTheme="majorEastAsia" w:cs="Segoe UI"/>
          <w:lang w:val="en-GB"/>
        </w:rPr>
        <w:t xml:space="preserve"> by Spoke</w:t>
      </w:r>
      <w:r w:rsidR="00713A1E">
        <w:rPr>
          <w:rStyle w:val="normaltextrun"/>
          <w:rFonts w:eastAsiaTheme="majorEastAsia" w:cs="Segoe UI"/>
          <w:lang w:val="en-GB"/>
        </w:rPr>
        <w:t xml:space="preserve"> Safety Inc</w:t>
      </w:r>
      <w:r>
        <w:rPr>
          <w:rStyle w:val="normaltextrun"/>
          <w:rFonts w:eastAsiaTheme="majorEastAsia" w:cs="Segoe UI"/>
          <w:lang w:val="en-GB"/>
        </w:rPr>
        <w:t xml:space="preserve"> in the coming years</w:t>
      </w:r>
      <w:r w:rsidR="00E453EC">
        <w:rPr>
          <w:rStyle w:val="normaltextrun"/>
          <w:rFonts w:eastAsiaTheme="majorEastAsia" w:cs="Segoe UI"/>
          <w:lang w:val="en-GB"/>
        </w:rPr>
        <w:t xml:space="preserve">. </w:t>
      </w:r>
      <w:r w:rsidR="00210D62">
        <w:t xml:space="preserve">Bluetooth is used to support connectivity to various devices including devices like heartrate monitors and wheel speed sensors used by cyclists, </w:t>
      </w:r>
      <w:r w:rsidR="00210D62" w:rsidRPr="00210D62">
        <w:t>eternal bike lights, cycling computers</w:t>
      </w:r>
      <w:r w:rsidR="00210D62">
        <w:t>, as well as for connecting the VUE to the Spoke Companion App (SCA) which provides both a UX during cycling as well as admin functions like configuring the VUE and managing software updates.</w:t>
      </w:r>
    </w:p>
    <w:p w14:paraId="3FA712FC" w14:textId="5172DD57" w:rsidR="00207140" w:rsidRPr="001B5E8C" w:rsidRDefault="00CC5368" w:rsidP="00E3255F">
      <w:pPr>
        <w:spacing w:line="276" w:lineRule="auto"/>
        <w:jc w:val="both"/>
      </w:pPr>
      <w:r w:rsidRPr="00D80339">
        <w:t>The 4G LTE radio</w:t>
      </w:r>
      <w:r w:rsidRPr="00D80339">
        <w:rPr>
          <w:b/>
          <w:bCs/>
        </w:rPr>
        <w:t xml:space="preserve"> </w:t>
      </w:r>
      <w:r>
        <w:rPr>
          <w:b/>
          <w:bCs/>
        </w:rPr>
        <w:t>(</w:t>
      </w:r>
      <w:r w:rsidRPr="00D80339">
        <w:rPr>
          <w:b/>
          <w:bCs/>
        </w:rPr>
        <w:t>LTE_MODULE</w:t>
      </w:r>
      <w:r>
        <w:rPr>
          <w:b/>
          <w:bCs/>
        </w:rPr>
        <w:t>)</w:t>
      </w:r>
      <w:r>
        <w:t xml:space="preserve"> is used almost exclusively for IoT functionality and to exchange messages with </w:t>
      </w:r>
      <w:r w:rsidR="00377459">
        <w:t>internet</w:t>
      </w:r>
      <w:r>
        <w:t xml:space="preserve"> </w:t>
      </w:r>
      <w:r w:rsidR="00377459">
        <w:t>addresses</w:t>
      </w:r>
      <w:r>
        <w:t xml:space="preserve">.  In addition to digital data connectivity the VUE will use RADAR technology </w:t>
      </w:r>
      <w:r w:rsidR="00207140">
        <w:t xml:space="preserve">to </w:t>
      </w:r>
      <w:r w:rsidR="00207140" w:rsidRPr="001B5E8C">
        <w:t xml:space="preserve">provide high-fidelity target tracking data (range, relative velocity, azimuth angle) to the Spoke VUE host system. Critically, the </w:t>
      </w:r>
      <w:r w:rsidR="00E3255F">
        <w:t>RADAR_MODULE</w:t>
      </w:r>
      <w:r w:rsidR="00207140" w:rsidRPr="001B5E8C">
        <w:t xml:space="preserve"> shall ingest and utilize </w:t>
      </w:r>
      <w:r w:rsidR="00E3255F">
        <w:t>rider</w:t>
      </w:r>
      <w:r w:rsidR="00207140" w:rsidRPr="001B5E8C">
        <w:t xml:space="preserve">-motion data (including IMU data and </w:t>
      </w:r>
      <w:r w:rsidR="00E3255F">
        <w:t>g</w:t>
      </w:r>
      <w:r w:rsidR="00207140" w:rsidRPr="001B5E8C">
        <w:t xml:space="preserve">round </w:t>
      </w:r>
      <w:r w:rsidR="00E3255F">
        <w:t>s</w:t>
      </w:r>
      <w:r w:rsidR="00207140" w:rsidRPr="001B5E8C">
        <w:t xml:space="preserve">peed) provided by the Spoke VUE host system via a dedicated bi-directional input /output interface. This internal fusion capability within the </w:t>
      </w:r>
      <w:r w:rsidR="003C7F26">
        <w:t>RADAR_MODULE</w:t>
      </w:r>
      <w:r w:rsidR="003C7F26" w:rsidRPr="001B5E8C">
        <w:t xml:space="preserve"> </w:t>
      </w:r>
      <w:r w:rsidR="00207140" w:rsidRPr="001B5E8C">
        <w:t>is intended to significantly improve tracking accuracy, stability, and the rejection of false positives/negatives compared to modules relying solely on their own measurements.</w:t>
      </w:r>
      <w:r w:rsidR="0081600A">
        <w:t xml:space="preserve"> </w:t>
      </w:r>
      <w:r w:rsidR="00156F92">
        <w:t xml:space="preserve">This will produce </w:t>
      </w:r>
      <w:r w:rsidR="0081600A" w:rsidRPr="001B5E8C">
        <w:t>highly accurate target states and</w:t>
      </w:r>
      <w:r w:rsidR="00156F92">
        <w:t xml:space="preserve"> let system</w:t>
      </w:r>
      <w:r w:rsidR="0081600A" w:rsidRPr="001B5E8C">
        <w:t xml:space="preserve"> differentiate between direct collision threats, safely passing vehicles, and stationary objects, thereby minimizing nuisance alerts and maximizing rider trust.</w:t>
      </w:r>
    </w:p>
    <w:p w14:paraId="7872E164" w14:textId="6D1C051D" w:rsidR="00CC5368" w:rsidRPr="00E3255F" w:rsidRDefault="00CC5368" w:rsidP="004A6CE9">
      <w:pPr>
        <w:spacing w:line="276" w:lineRule="auto"/>
        <w:jc w:val="both"/>
      </w:pPr>
      <w:r>
        <w:t>Note that positioning accuracy (including position heading and speed) is key to the functionalities of the VUE. The GNSS</w:t>
      </w:r>
      <w:r w:rsidR="004F1A57">
        <w:t xml:space="preserve"> </w:t>
      </w:r>
      <w:r w:rsidR="00BE4F56">
        <w:t xml:space="preserve">provided </w:t>
      </w:r>
      <w:r w:rsidR="004F1A57">
        <w:t xml:space="preserve">by </w:t>
      </w:r>
      <w:r w:rsidR="00A85CF7">
        <w:t>th</w:t>
      </w:r>
      <w:r w:rsidR="006A5E86">
        <w:t>e</w:t>
      </w:r>
      <w:r w:rsidR="004F1A57">
        <w:t xml:space="preserve"> </w:t>
      </w:r>
      <w:r w:rsidR="004F1A57" w:rsidRPr="004F1A57">
        <w:rPr>
          <w:b/>
          <w:bCs/>
        </w:rPr>
        <w:t>C-V2X_MODULE</w:t>
      </w:r>
      <w:r w:rsidR="004F1A57">
        <w:t xml:space="preserve"> </w:t>
      </w:r>
      <w:r w:rsidR="006A5E86">
        <w:t xml:space="preserve">hardware </w:t>
      </w:r>
      <w:r w:rsidR="004F1A57">
        <w:t xml:space="preserve">and </w:t>
      </w:r>
      <w:r w:rsidR="004F1A57" w:rsidRPr="004F1A57">
        <w:rPr>
          <w:b/>
          <w:bCs/>
        </w:rPr>
        <w:t>POSITITON_SUBSYSTEM</w:t>
      </w:r>
      <w:r w:rsidR="00BE4F56">
        <w:rPr>
          <w:b/>
          <w:bCs/>
        </w:rPr>
        <w:t xml:space="preserve"> </w:t>
      </w:r>
      <w:r w:rsidR="006A5E86" w:rsidRPr="006A5E86">
        <w:t>software</w:t>
      </w:r>
      <w:r w:rsidR="006A5E86">
        <w:rPr>
          <w:b/>
          <w:bCs/>
        </w:rPr>
        <w:t xml:space="preserve"> shall </w:t>
      </w:r>
      <w:r>
        <w:t xml:space="preserve">be sufficient to pass </w:t>
      </w:r>
      <w:r w:rsidR="00723D19">
        <w:t>the</w:t>
      </w:r>
      <w:r>
        <w:t xml:space="preserve"> OmniAir certification </w:t>
      </w:r>
      <w:r w:rsidR="00723D19">
        <w:t>of</w:t>
      </w:r>
      <w:r>
        <w:t xml:space="preserve"> </w:t>
      </w:r>
      <w:r w:rsidR="006320CE">
        <w:t xml:space="preserve">a </w:t>
      </w:r>
      <w:r w:rsidR="004A3267">
        <w:t xml:space="preserve">minimum of </w:t>
      </w:r>
      <w:r w:rsidR="00723D19">
        <w:t>1.5 meters</w:t>
      </w:r>
      <w:r w:rsidR="00143555">
        <w:t xml:space="preserve"> of precision</w:t>
      </w:r>
      <w:r w:rsidR="00FD3160">
        <w:t xml:space="preserve">. </w:t>
      </w:r>
      <w:r w:rsidR="00FD3160">
        <w:lastRenderedPageBreak/>
        <w:t>Which is</w:t>
      </w:r>
      <w:r w:rsidR="00723D19">
        <w:t xml:space="preserve"> </w:t>
      </w:r>
      <w:r>
        <w:t xml:space="preserve">required to have the VUE be a certified C-V2X device recognized by </w:t>
      </w:r>
      <w:r w:rsidRPr="003F1A03">
        <w:t>cars</w:t>
      </w:r>
      <w:r w:rsidR="003F1A03" w:rsidRPr="003F1A03">
        <w:t xml:space="preserve"> and </w:t>
      </w:r>
      <w:r w:rsidR="003F1A03" w:rsidRPr="003F1A03">
        <w:rPr>
          <w:rStyle w:val="normaltextrun"/>
          <w:rFonts w:eastAsiaTheme="majorEastAsia" w:cs="Segoe UI"/>
          <w:lang w:val="en-GB"/>
        </w:rPr>
        <w:t>support safety-critical risk assessment</w:t>
      </w:r>
      <w:r w:rsidRPr="003F1A03">
        <w:t xml:space="preserve">. </w:t>
      </w:r>
      <w:r>
        <w:t xml:space="preserve">To support this functionality the VUE will also utilize an IMU and a barometer (to </w:t>
      </w:r>
      <w:r w:rsidR="00FB78DF">
        <w:t>measure sub-meter relative changes</w:t>
      </w:r>
      <w:r>
        <w:t xml:space="preserve"> in elevation</w:t>
      </w:r>
      <w:r w:rsidR="00010B31">
        <w:t xml:space="preserve"> over short time periods</w:t>
      </w:r>
      <w:r>
        <w:t>).</w:t>
      </w:r>
      <w:r w:rsidR="003F1A03">
        <w:t xml:space="preserve"> </w:t>
      </w:r>
      <w:r w:rsidR="00947B70" w:rsidRPr="00947B70">
        <w:rPr>
          <w:rStyle w:val="normaltextrun"/>
          <w:rFonts w:eastAsiaTheme="majorEastAsia" w:cs="Segoe UI"/>
          <w:lang w:val="en-GB"/>
        </w:rPr>
        <w:t xml:space="preserve">The VUE hardware platform must provide functions to provision the device for sending/receiving authentic C-V2X </w:t>
      </w:r>
      <w:commentRangeStart w:id="33"/>
      <w:r w:rsidR="00947B70" w:rsidRPr="00947B70">
        <w:rPr>
          <w:rStyle w:val="normaltextrun"/>
          <w:rFonts w:eastAsiaTheme="majorEastAsia" w:cs="Segoe UI"/>
          <w:lang w:val="en-GB"/>
        </w:rPr>
        <w:t xml:space="preserve">using SCMS certificates in the European Union and </w:t>
      </w:r>
      <w:r w:rsidR="00D05254">
        <w:rPr>
          <w:rStyle w:val="normaltextrun"/>
          <w:rFonts w:eastAsiaTheme="majorEastAsia" w:cs="Segoe UI"/>
          <w:lang w:val="en-GB"/>
        </w:rPr>
        <w:t xml:space="preserve">the </w:t>
      </w:r>
      <w:r w:rsidR="00DF6541">
        <w:rPr>
          <w:rStyle w:val="normaltextrun"/>
          <w:rFonts w:eastAsiaTheme="majorEastAsia" w:cs="Segoe UI"/>
          <w:lang w:val="en-GB"/>
        </w:rPr>
        <w:t>FCC</w:t>
      </w:r>
      <w:r w:rsidR="00947B70" w:rsidRPr="00947B70">
        <w:rPr>
          <w:rStyle w:val="normaltextrun"/>
          <w:rFonts w:eastAsiaTheme="majorEastAsia" w:cs="Segoe UI"/>
          <w:lang w:val="en-GB"/>
        </w:rPr>
        <w:t xml:space="preserve"> in the Unites States of America.</w:t>
      </w:r>
      <w:r w:rsidR="00947B70" w:rsidRPr="00947B70">
        <w:rPr>
          <w:rStyle w:val="eop"/>
          <w:rFonts w:eastAsiaTheme="majorEastAsia" w:cs="Segoe UI"/>
          <w:lang w:val="en-GB"/>
        </w:rPr>
        <w:t> </w:t>
      </w:r>
      <w:commentRangeEnd w:id="33"/>
      <w:r w:rsidR="00947B70" w:rsidRPr="00947B70">
        <w:rPr>
          <w:rStyle w:val="CommentReference"/>
          <w:sz w:val="24"/>
          <w:szCs w:val="24"/>
        </w:rPr>
        <w:commentReference w:id="33"/>
      </w:r>
    </w:p>
    <w:p w14:paraId="00E62BF4" w14:textId="3203B13A" w:rsidR="00562F78" w:rsidRPr="004A6CE9" w:rsidRDefault="001A1ED5" w:rsidP="004A6CE9">
      <w:pPr>
        <w:spacing w:line="276" w:lineRule="auto"/>
        <w:jc w:val="both"/>
        <w:rPr>
          <w:rFonts w:eastAsiaTheme="majorEastAsia" w:cs="Segoe UI"/>
          <w:lang w:val="en-GB"/>
        </w:rPr>
      </w:pPr>
      <w:r>
        <w:t>T</w:t>
      </w:r>
      <w:r w:rsidR="00965204">
        <w:t xml:space="preserve">he </w:t>
      </w:r>
      <w:r w:rsidR="007D3D74">
        <w:rPr>
          <w:lang w:val="en-GB"/>
        </w:rPr>
        <w:t xml:space="preserve">proposed </w:t>
      </w:r>
      <w:r w:rsidR="00C1330D">
        <w:t>architectural</w:t>
      </w:r>
      <w:r w:rsidR="00965204">
        <w:t xml:space="preserve"> concept </w:t>
      </w:r>
      <w:r w:rsidR="00C200D9">
        <w:t>also foresees</w:t>
      </w:r>
      <w:r w:rsidR="00957964">
        <w:t xml:space="preserve"> an</w:t>
      </w:r>
      <w:r w:rsidR="00965204">
        <w:t xml:space="preserve"> </w:t>
      </w:r>
      <w:r w:rsidR="004867FE">
        <w:t xml:space="preserve">efficient </w:t>
      </w:r>
      <w:r w:rsidR="00FF0859">
        <w:t xml:space="preserve">inter-thread, </w:t>
      </w:r>
      <w:r w:rsidR="00AC0DDA">
        <w:t>inter</w:t>
      </w:r>
      <w:r w:rsidR="00B83CA3">
        <w:t>-p</w:t>
      </w:r>
      <w:r w:rsidR="00A1668C">
        <w:t>ro</w:t>
      </w:r>
      <w:r w:rsidR="00B83CA3">
        <w:t xml:space="preserve">cess, </w:t>
      </w:r>
      <w:r w:rsidR="004867FE">
        <w:t>inter</w:t>
      </w:r>
      <w:r w:rsidR="008F4454">
        <w:t>-</w:t>
      </w:r>
      <w:r w:rsidR="004867FE">
        <w:t xml:space="preserve">processor communication </w:t>
      </w:r>
      <w:r w:rsidR="00957964">
        <w:t xml:space="preserve">(IPC) bus </w:t>
      </w:r>
      <w:r w:rsidR="004867FE">
        <w:t>and shar</w:t>
      </w:r>
      <w:r w:rsidR="00EF7140">
        <w:t>ed resources</w:t>
      </w:r>
      <w:r w:rsidR="00C200D9">
        <w:t>,</w:t>
      </w:r>
      <w:r w:rsidR="00EE675B">
        <w:t xml:space="preserve"> </w:t>
      </w:r>
      <w:r w:rsidR="00AD0710">
        <w:t>via lightweight efficient</w:t>
      </w:r>
      <w:r w:rsidR="00712945">
        <w:t xml:space="preserve"> </w:t>
      </w:r>
      <w:r w:rsidR="009E271C">
        <w:t>POSIX socket</w:t>
      </w:r>
      <w:r w:rsidR="008228C8">
        <w:t>s and</w:t>
      </w:r>
      <w:r w:rsidR="009E271C">
        <w:t xml:space="preserve"> </w:t>
      </w:r>
      <w:r w:rsidR="00AD0710">
        <w:t>protocol</w:t>
      </w:r>
      <w:r w:rsidR="008228C8">
        <w:t xml:space="preserve"> families</w:t>
      </w:r>
      <w:r w:rsidR="00AD0710">
        <w:t xml:space="preserve"> </w:t>
      </w:r>
      <w:r w:rsidR="00E320A1">
        <w:t>(</w:t>
      </w:r>
      <w:r w:rsidR="00EE675B">
        <w:t xml:space="preserve">like </w:t>
      </w:r>
      <w:r w:rsidR="003B71F3">
        <w:t xml:space="preserve">TCP based </w:t>
      </w:r>
      <w:proofErr w:type="spellStart"/>
      <w:r w:rsidR="00EE675B">
        <w:t>ZeroMQ</w:t>
      </w:r>
      <w:proofErr w:type="spellEnd"/>
      <w:r w:rsidR="00E320A1">
        <w:t>)</w:t>
      </w:r>
      <w:r w:rsidR="00EE675B">
        <w:t xml:space="preserve"> </w:t>
      </w:r>
      <w:r w:rsidR="00AD0710">
        <w:t xml:space="preserve">to ease the partitioning of functions across </w:t>
      </w:r>
      <w:r w:rsidR="00CC5368">
        <w:t xml:space="preserve">the </w:t>
      </w:r>
      <w:r w:rsidR="00AD0710">
        <w:t xml:space="preserve">different </w:t>
      </w:r>
      <w:r w:rsidR="00957964">
        <w:rPr>
          <w:lang w:val="en-GB"/>
        </w:rPr>
        <w:t>processors</w:t>
      </w:r>
      <w:r w:rsidR="00CC5368">
        <w:rPr>
          <w:lang w:val="en-GB"/>
        </w:rPr>
        <w:t xml:space="preserve"> men</w:t>
      </w:r>
      <w:r w:rsidR="00CC5368" w:rsidRPr="00AB4C65">
        <w:rPr>
          <w:lang w:val="en-GB"/>
        </w:rPr>
        <w:t>tioned above</w:t>
      </w:r>
      <w:r w:rsidR="00AD0710" w:rsidRPr="00AB4C65">
        <w:t>.</w:t>
      </w:r>
      <w:r w:rsidR="003D7F38" w:rsidRPr="00AB4C65">
        <w:t xml:space="preserve"> </w:t>
      </w:r>
      <w:r w:rsidR="00AB4C65" w:rsidRPr="00EC52E0">
        <w:rPr>
          <w:rStyle w:val="normaltextrun"/>
          <w:rFonts w:eastAsiaTheme="majorEastAsia" w:cs="Segoe UI"/>
          <w:lang w:val="en-GB"/>
        </w:rPr>
        <w:t xml:space="preserve">A minimum data rate of 1 Mbps should be sufficient for most operational scenarios (C-V2X, </w:t>
      </w:r>
      <w:r w:rsidR="00AB4C65">
        <w:rPr>
          <w:rStyle w:val="normaltextrun"/>
          <w:rFonts w:eastAsiaTheme="majorEastAsia" w:cs="Segoe UI"/>
          <w:lang w:val="en-GB"/>
        </w:rPr>
        <w:t>RADAR</w:t>
      </w:r>
      <w:r w:rsidR="00AB4C65" w:rsidRPr="00EC52E0">
        <w:rPr>
          <w:rStyle w:val="normaltextrun"/>
          <w:rFonts w:eastAsiaTheme="majorEastAsia" w:cs="Segoe UI"/>
          <w:lang w:val="en-GB"/>
        </w:rPr>
        <w:t xml:space="preserve">, </w:t>
      </w:r>
      <w:r w:rsidR="00AB4C65">
        <w:rPr>
          <w:rStyle w:val="normaltextrun"/>
          <w:rFonts w:eastAsiaTheme="majorEastAsia" w:cs="Segoe UI"/>
          <w:lang w:val="en-GB"/>
        </w:rPr>
        <w:t>LTE</w:t>
      </w:r>
      <w:r w:rsidR="00224ECD">
        <w:rPr>
          <w:rStyle w:val="normaltextrun"/>
          <w:rFonts w:eastAsiaTheme="majorEastAsia" w:cs="Segoe UI"/>
          <w:lang w:val="en-GB"/>
        </w:rPr>
        <w:t>)</w:t>
      </w:r>
      <w:r w:rsidR="00EC55EB">
        <w:rPr>
          <w:rStyle w:val="normaltextrun"/>
          <w:rFonts w:eastAsiaTheme="majorEastAsia" w:cs="Segoe UI"/>
          <w:lang w:val="en-GB"/>
        </w:rPr>
        <w:t>,</w:t>
      </w:r>
      <w:r w:rsidR="00AB4C65" w:rsidRPr="00EC52E0">
        <w:rPr>
          <w:rStyle w:val="normaltextrun"/>
          <w:rFonts w:eastAsiaTheme="majorEastAsia" w:cs="Segoe UI"/>
          <w:lang w:val="en-GB"/>
        </w:rPr>
        <w:t xml:space="preserve"> </w:t>
      </w:r>
      <w:r w:rsidR="00EC55EB">
        <w:rPr>
          <w:rStyle w:val="normaltextrun"/>
          <w:rFonts w:eastAsiaTheme="majorEastAsia" w:cs="Segoe UI"/>
          <w:lang w:val="en-GB"/>
        </w:rPr>
        <w:t>and</w:t>
      </w:r>
      <w:r w:rsidR="00AB4C65" w:rsidRPr="00EC52E0">
        <w:rPr>
          <w:rStyle w:val="normaltextrun"/>
          <w:rFonts w:eastAsiaTheme="majorEastAsia" w:cs="Segoe UI"/>
          <w:lang w:val="en-GB"/>
        </w:rPr>
        <w:t xml:space="preserve"> </w:t>
      </w:r>
      <w:r w:rsidR="00EF3C2B">
        <w:rPr>
          <w:rStyle w:val="normaltextrun"/>
          <w:rFonts w:eastAsiaTheme="majorEastAsia" w:cs="Segoe UI"/>
          <w:lang w:val="en-GB"/>
        </w:rPr>
        <w:t>a</w:t>
      </w:r>
      <w:r w:rsidR="006932EB">
        <w:rPr>
          <w:rStyle w:val="normaltextrun"/>
          <w:rFonts w:eastAsiaTheme="majorEastAsia" w:cs="Segoe UI"/>
          <w:lang w:val="en-GB"/>
        </w:rPr>
        <w:t xml:space="preserve"> </w:t>
      </w:r>
      <w:r w:rsidR="00AB4C65" w:rsidRPr="00EC52E0">
        <w:rPr>
          <w:rStyle w:val="normaltextrun"/>
          <w:rFonts w:eastAsiaTheme="majorEastAsia" w:cs="Segoe UI"/>
          <w:lang w:val="en-GB"/>
        </w:rPr>
        <w:t xml:space="preserve">maximum data rate of 10 Mbps should allow for a responsive system for large file transfers (e.g. </w:t>
      </w:r>
      <w:r w:rsidR="000B75A1">
        <w:rPr>
          <w:rStyle w:val="normaltextrun"/>
          <w:rFonts w:eastAsiaTheme="majorEastAsia" w:cs="Segoe UI"/>
          <w:lang w:val="en-GB"/>
        </w:rPr>
        <w:t>&lt;</w:t>
      </w:r>
      <w:r w:rsidR="006932EB">
        <w:rPr>
          <w:rStyle w:val="normaltextrun"/>
          <w:rFonts w:eastAsiaTheme="majorEastAsia" w:cs="Segoe UI"/>
          <w:lang w:val="en-GB"/>
        </w:rPr>
        <w:t xml:space="preserve"> </w:t>
      </w:r>
      <w:r w:rsidR="00AB4C65" w:rsidRPr="00EC52E0">
        <w:rPr>
          <w:rStyle w:val="normaltextrun"/>
          <w:rFonts w:eastAsiaTheme="majorEastAsia" w:cs="Segoe UI"/>
          <w:lang w:val="en-GB"/>
        </w:rPr>
        <w:t>4</w:t>
      </w:r>
      <w:r w:rsidR="004F0636">
        <w:rPr>
          <w:rStyle w:val="normaltextrun"/>
          <w:rFonts w:eastAsiaTheme="majorEastAsia" w:cs="Segoe UI"/>
          <w:lang w:val="en-GB"/>
        </w:rPr>
        <w:t xml:space="preserve"> </w:t>
      </w:r>
      <w:r w:rsidR="00AB4C65" w:rsidRPr="00EC52E0">
        <w:rPr>
          <w:rStyle w:val="normaltextrun"/>
          <w:rFonts w:eastAsiaTheme="majorEastAsia" w:cs="Segoe UI"/>
          <w:lang w:val="en-GB"/>
        </w:rPr>
        <w:t>s</w:t>
      </w:r>
      <w:r w:rsidR="004F0636">
        <w:rPr>
          <w:rStyle w:val="normaltextrun"/>
          <w:rFonts w:eastAsiaTheme="majorEastAsia" w:cs="Segoe UI"/>
          <w:lang w:val="en-GB"/>
        </w:rPr>
        <w:t>econds</w:t>
      </w:r>
      <w:r w:rsidR="00AB4C65" w:rsidRPr="00EC52E0">
        <w:rPr>
          <w:rStyle w:val="normaltextrun"/>
          <w:rFonts w:eastAsiaTheme="majorEastAsia" w:cs="Segoe UI"/>
          <w:lang w:val="en-GB"/>
        </w:rPr>
        <w:t xml:space="preserve"> for a 5</w:t>
      </w:r>
      <w:r w:rsidR="004F0636">
        <w:rPr>
          <w:rStyle w:val="normaltextrun"/>
          <w:rFonts w:eastAsiaTheme="majorEastAsia" w:cs="Segoe UI"/>
          <w:lang w:val="en-GB"/>
        </w:rPr>
        <w:t xml:space="preserve"> </w:t>
      </w:r>
      <w:r w:rsidR="00AB4C65" w:rsidRPr="00EC52E0">
        <w:rPr>
          <w:rStyle w:val="normaltextrun"/>
          <w:rFonts w:eastAsiaTheme="majorEastAsia" w:cs="Segoe UI"/>
          <w:lang w:val="en-GB"/>
        </w:rPr>
        <w:t>MB file).</w:t>
      </w:r>
      <w:r w:rsidR="00AB4C65" w:rsidRPr="00EC52E0">
        <w:rPr>
          <w:rStyle w:val="eop"/>
          <w:rFonts w:eastAsiaTheme="majorEastAsia" w:cs="Segoe UI"/>
          <w:lang w:val="en-GB"/>
        </w:rPr>
        <w:t> </w:t>
      </w:r>
    </w:p>
    <w:p w14:paraId="3C46092D" w14:textId="378CFB47" w:rsidR="00CB02B8" w:rsidDel="009F5526" w:rsidRDefault="00CB02B8" w:rsidP="004A6CE9">
      <w:pPr>
        <w:spacing w:line="276" w:lineRule="auto"/>
        <w:jc w:val="both"/>
      </w:pPr>
      <w:r>
        <w:t>The USB</w:t>
      </w:r>
      <w:r w:rsidR="009C45F1">
        <w:t>-C</w:t>
      </w:r>
      <w:r>
        <w:t xml:space="preserve"> port is used </w:t>
      </w:r>
      <w:r w:rsidR="00A55433">
        <w:t>primarily</w:t>
      </w:r>
      <w:r>
        <w:t xml:space="preserve"> for powering the </w:t>
      </w:r>
      <w:r w:rsidR="00A0619C">
        <w:t>VUE</w:t>
      </w:r>
      <w:r>
        <w:t xml:space="preserve"> but </w:t>
      </w:r>
      <w:r w:rsidR="00D04A11" w:rsidRPr="00D04A11">
        <w:t>will</w:t>
      </w:r>
      <w:r>
        <w:t xml:space="preserve"> also </w:t>
      </w:r>
      <w:r w:rsidR="004D5F21">
        <w:t>support</w:t>
      </w:r>
      <w:r>
        <w:t xml:space="preserve"> special functions detailed later in the document, for example </w:t>
      </w:r>
      <w:r w:rsidR="00347A84">
        <w:t>the USB port</w:t>
      </w:r>
      <w:r>
        <w:t xml:space="preserve"> must </w:t>
      </w:r>
      <w:r w:rsidR="00347A84">
        <w:t>also interface</w:t>
      </w:r>
      <w:r>
        <w:t xml:space="preserve"> to </w:t>
      </w:r>
      <w:r w:rsidR="00347A84">
        <w:t>the so</w:t>
      </w:r>
      <w:r w:rsidR="00526B4D">
        <w:t>-</w:t>
      </w:r>
      <w:r w:rsidR="00347A84">
        <w:t xml:space="preserve">called </w:t>
      </w:r>
      <w:r w:rsidR="00562F78">
        <w:t xml:space="preserve">Test </w:t>
      </w:r>
      <w:r w:rsidR="00347A84">
        <w:t xml:space="preserve">and </w:t>
      </w:r>
      <w:r w:rsidR="00562F78">
        <w:t xml:space="preserve">Control Interface </w:t>
      </w:r>
      <w:r w:rsidR="009C45F1">
        <w:t xml:space="preserve">(TCI) </w:t>
      </w:r>
      <w:r w:rsidR="00D42DD1">
        <w:t xml:space="preserve">used during </w:t>
      </w:r>
      <w:r w:rsidR="009C45F1">
        <w:t>OmniAi</w:t>
      </w:r>
      <w:r w:rsidR="00A938F3">
        <w:t>r</w:t>
      </w:r>
      <w:r w:rsidR="009C45F1">
        <w:t xml:space="preserve"> V2X </w:t>
      </w:r>
      <w:r w:rsidR="00D42DD1">
        <w:t xml:space="preserve">certification </w:t>
      </w:r>
      <w:r w:rsidR="0094008F">
        <w:t xml:space="preserve">[5] </w:t>
      </w:r>
      <w:r w:rsidR="00D42DD1">
        <w:t xml:space="preserve">of the product or during the R&amp;D phase to </w:t>
      </w:r>
      <w:r w:rsidR="000C1330">
        <w:t xml:space="preserve">SSH </w:t>
      </w:r>
      <w:r w:rsidR="000900F4">
        <w:t>into</w:t>
      </w:r>
      <w:r w:rsidR="00D42DD1">
        <w:t xml:space="preserve"> the VU</w:t>
      </w:r>
      <w:r w:rsidR="00662CB8">
        <w:t>E</w:t>
      </w:r>
      <w:r w:rsidR="00500C96">
        <w:t xml:space="preserve"> for diagnoses and maintenance.</w:t>
      </w:r>
    </w:p>
    <w:p w14:paraId="742D46D6" w14:textId="5D9121BB" w:rsidR="004207F5" w:rsidRPr="00186F4C" w:rsidRDefault="004207F5" w:rsidP="004A6CE9">
      <w:pPr>
        <w:spacing w:line="276" w:lineRule="auto"/>
        <w:jc w:val="both"/>
        <w:rPr>
          <w:lang w:val="en-GB"/>
        </w:rPr>
      </w:pPr>
      <w:r>
        <w:t xml:space="preserve">The </w:t>
      </w:r>
      <w:r w:rsidR="009A44CB">
        <w:t>VUE will have a status</w:t>
      </w:r>
      <w:r w:rsidR="001A6EA7">
        <w:t xml:space="preserve"> LED which must support different colors and flashing patterns.</w:t>
      </w:r>
      <w:r w:rsidR="00021FF8">
        <w:t xml:space="preserve">  In </w:t>
      </w:r>
      <w:r w:rsidR="009C45F1">
        <w:t>addition,</w:t>
      </w:r>
      <w:r w:rsidR="00021FF8">
        <w:t xml:space="preserve"> the VUE has </w:t>
      </w:r>
      <w:r w:rsidR="004E0A7A">
        <w:t>high</w:t>
      </w:r>
      <w:r w:rsidR="00740F09">
        <w:t>-</w:t>
      </w:r>
      <w:r w:rsidR="00021FF8">
        <w:t xml:space="preserve">power LEDs </w:t>
      </w:r>
      <w:r w:rsidR="006E32A4">
        <w:t xml:space="preserve">users (e.g. brake and signal lights) </w:t>
      </w:r>
      <w:r w:rsidR="00021FF8">
        <w:t xml:space="preserve">used to </w:t>
      </w:r>
      <w:r w:rsidR="0082566F">
        <w:t>attract the attention of other road</w:t>
      </w:r>
      <w:r w:rsidR="009C45F1">
        <w:t>.</w:t>
      </w:r>
      <w:r w:rsidR="00A112B9">
        <w:t xml:space="preserve"> </w:t>
      </w:r>
    </w:p>
    <w:p w14:paraId="6D0FDCEA" w14:textId="3772B028" w:rsidR="002E621B" w:rsidDel="0087069C" w:rsidRDefault="00FB6F5A" w:rsidP="004A6CE9">
      <w:pPr>
        <w:spacing w:line="276" w:lineRule="auto"/>
        <w:jc w:val="both"/>
        <w:rPr>
          <w:rStyle w:val="eop"/>
          <w:rFonts w:eastAsiaTheme="majorEastAsia" w:cs="Segoe UI"/>
          <w:lang w:val="en-GB"/>
        </w:rPr>
      </w:pPr>
      <w:r>
        <w:t xml:space="preserve">The VUE can </w:t>
      </w:r>
      <w:r w:rsidR="00686D14">
        <w:t xml:space="preserve">optionally </w:t>
      </w:r>
      <w:r>
        <w:t xml:space="preserve">be used in conjunction with an app or a bike computer to </w:t>
      </w:r>
      <w:r w:rsidR="00D416AF">
        <w:t xml:space="preserve">provide an UX on the handlebars.  </w:t>
      </w:r>
      <w:r w:rsidR="00506ADE">
        <w:t>S</w:t>
      </w:r>
      <w:r w:rsidR="00D416AF">
        <w:t>ome cyclists like to ride</w:t>
      </w:r>
      <w:r w:rsidR="003B5DAD">
        <w:t xml:space="preserve"> without </w:t>
      </w:r>
      <w:r w:rsidR="00B61170">
        <w:t>a phone or bike computer</w:t>
      </w:r>
      <w:r w:rsidR="00EA12B2">
        <w:t>, thus the</w:t>
      </w:r>
      <w:r w:rsidR="00A04011">
        <w:t xml:space="preserve"> VUE will include a </w:t>
      </w:r>
      <w:r w:rsidR="00880371" w:rsidRPr="002E621B">
        <w:rPr>
          <w:rStyle w:val="normaltextrun"/>
          <w:rFonts w:eastAsiaTheme="majorEastAsia" w:cs="Segoe UI"/>
          <w:lang w:val="en-GB"/>
        </w:rPr>
        <w:t>loudspeaker</w:t>
      </w:r>
      <w:r w:rsidR="00880371">
        <w:t xml:space="preserve"> </w:t>
      </w:r>
      <w:r w:rsidR="0020014A">
        <w:t>doubling as an</w:t>
      </w:r>
      <w:r w:rsidR="00880371">
        <w:t xml:space="preserve"> </w:t>
      </w:r>
      <w:r w:rsidR="0020014A">
        <w:t>electric bike bell</w:t>
      </w:r>
      <w:r w:rsidR="00A04011">
        <w:t xml:space="preserve"> to be able to provide acoustic </w:t>
      </w:r>
      <w:r w:rsidR="00CA400B">
        <w:t>signals.</w:t>
      </w:r>
      <w:r w:rsidR="002E621B">
        <w:t xml:space="preserve"> </w:t>
      </w:r>
    </w:p>
    <w:p w14:paraId="4F004C5A" w14:textId="4289F440" w:rsidR="002E621B" w:rsidRPr="00F529ED" w:rsidRDefault="00577774" w:rsidP="004A6CE9">
      <w:pPr>
        <w:spacing w:line="276" w:lineRule="auto"/>
        <w:jc w:val="both"/>
        <w:rPr>
          <w:rStyle w:val="normaltextrun"/>
          <w:i/>
          <w:lang w:val="en-GB"/>
        </w:rPr>
      </w:pPr>
      <w:r w:rsidRPr="00E36FE4">
        <w:rPr>
          <w:rStyle w:val="normaltextrun"/>
          <w:rFonts w:eastAsiaTheme="majorEastAsia" w:cs="Segoe UI"/>
          <w:lang w:val="en-GB"/>
        </w:rPr>
        <w:t xml:space="preserve">The VUE </w:t>
      </w:r>
      <w:r w:rsidR="00FB4E70" w:rsidRPr="00FB4E70">
        <w:rPr>
          <w:rStyle w:val="normaltextrun"/>
          <w:rFonts w:eastAsiaTheme="majorEastAsia" w:cs="Segoe UI"/>
          <w:b/>
          <w:bCs/>
          <w:lang w:val="en-GB"/>
        </w:rPr>
        <w:t>shall</w:t>
      </w:r>
      <w:r w:rsidRPr="00E36FE4">
        <w:rPr>
          <w:rStyle w:val="normaltextrun"/>
          <w:rFonts w:eastAsiaTheme="majorEastAsia" w:cs="Segoe UI"/>
          <w:lang w:val="en-GB"/>
        </w:rPr>
        <w:t xml:space="preserve"> have an IMU to</w:t>
      </w:r>
      <w:r w:rsidR="0010501F">
        <w:rPr>
          <w:rStyle w:val="normaltextrun"/>
          <w:rFonts w:eastAsiaTheme="majorEastAsia" w:cs="Segoe UI"/>
          <w:lang w:val="en-GB"/>
        </w:rPr>
        <w:t>;</w:t>
      </w:r>
      <w:r w:rsidRPr="00E36FE4">
        <w:rPr>
          <w:rStyle w:val="normaltextrun"/>
          <w:rFonts w:eastAsiaTheme="majorEastAsia" w:cs="Segoe UI"/>
          <w:lang w:val="en-GB"/>
        </w:rPr>
        <w:t xml:space="preserve"> determine changes in motion and orientation on the host bicycle, supporting risk assessment, </w:t>
      </w:r>
      <w:r w:rsidR="0045517F" w:rsidRPr="00E36FE4">
        <w:rPr>
          <w:rStyle w:val="normaltextrun"/>
          <w:rFonts w:eastAsiaTheme="majorEastAsia" w:cs="Segoe UI"/>
          <w:lang w:val="en-GB"/>
        </w:rPr>
        <w:t>and</w:t>
      </w:r>
      <w:r w:rsidRPr="00E36FE4">
        <w:rPr>
          <w:rStyle w:val="normaltextrun"/>
          <w:rFonts w:eastAsiaTheme="majorEastAsia" w:cs="Segoe UI"/>
          <w:lang w:val="en-GB"/>
        </w:rPr>
        <w:t xml:space="preserve"> support theft &amp; crash detection.</w:t>
      </w:r>
      <w:r w:rsidRPr="00E36FE4">
        <w:rPr>
          <w:rStyle w:val="eop"/>
          <w:rFonts w:eastAsiaTheme="majorEastAsia" w:cs="Segoe UI"/>
          <w:lang w:val="en-GB"/>
        </w:rPr>
        <w:t> </w:t>
      </w:r>
      <w:r w:rsidR="0010501F">
        <w:rPr>
          <w:lang w:val="en-GB"/>
        </w:rPr>
        <w:t>Optionally VU</w:t>
      </w:r>
      <w:r w:rsidR="00F529ED">
        <w:rPr>
          <w:lang w:val="en-GB"/>
        </w:rPr>
        <w:t>E</w:t>
      </w:r>
      <w:r w:rsidR="0010501F">
        <w:rPr>
          <w:lang w:val="en-GB"/>
        </w:rPr>
        <w:t xml:space="preserve"> may</w:t>
      </w:r>
      <w:r w:rsidR="005622BD">
        <w:rPr>
          <w:lang w:val="en-GB"/>
        </w:rPr>
        <w:t xml:space="preserve"> have</w:t>
      </w:r>
      <w:r w:rsidRPr="00E36FE4">
        <w:rPr>
          <w:lang w:val="en-GB"/>
        </w:rPr>
        <w:t xml:space="preserve"> </w:t>
      </w:r>
      <w:r w:rsidRPr="00E36FE4">
        <w:rPr>
          <w:rStyle w:val="normaltextrun"/>
          <w:rFonts w:eastAsiaTheme="majorEastAsia" w:cs="Segoe UI"/>
          <w:lang w:val="en-GB"/>
        </w:rPr>
        <w:t xml:space="preserve">a </w:t>
      </w:r>
      <w:commentRangeStart w:id="34"/>
      <w:r w:rsidRPr="00E36FE4">
        <w:rPr>
          <w:rStyle w:val="normaltextrun"/>
          <w:rFonts w:eastAsiaTheme="majorEastAsia" w:cs="Segoe UI"/>
          <w:lang w:val="en-GB"/>
        </w:rPr>
        <w:t>barometer</w:t>
      </w:r>
      <w:commentRangeEnd w:id="34"/>
      <w:r w:rsidRPr="00E36FE4">
        <w:rPr>
          <w:rStyle w:val="CommentReference"/>
          <w:sz w:val="24"/>
          <w:szCs w:val="24"/>
        </w:rPr>
        <w:commentReference w:id="34"/>
      </w:r>
      <w:r w:rsidRPr="00E36FE4">
        <w:rPr>
          <w:rStyle w:val="normaltextrun"/>
          <w:rFonts w:eastAsiaTheme="majorEastAsia" w:cs="Segoe UI"/>
          <w:lang w:val="en-GB"/>
        </w:rPr>
        <w:t xml:space="preserve"> (with </w:t>
      </w:r>
      <w:r w:rsidR="0045517F" w:rsidRPr="00E36FE4">
        <w:rPr>
          <w:rStyle w:val="normaltextrun"/>
          <w:rFonts w:eastAsiaTheme="majorEastAsia" w:cs="Segoe UI"/>
          <w:lang w:val="en-GB"/>
        </w:rPr>
        <w:t>pressure</w:t>
      </w:r>
      <w:r w:rsidRPr="00E36FE4">
        <w:rPr>
          <w:rStyle w:val="normaltextrun"/>
          <w:rFonts w:eastAsiaTheme="majorEastAsia" w:cs="Segoe UI"/>
          <w:lang w:val="en-GB"/>
        </w:rPr>
        <w:t xml:space="preserve"> and temperature sensor) to</w:t>
      </w:r>
      <w:r w:rsidR="005622BD">
        <w:rPr>
          <w:rStyle w:val="normaltextrun"/>
          <w:rFonts w:eastAsiaTheme="majorEastAsia" w:cs="Segoe UI"/>
          <w:lang w:val="en-GB"/>
        </w:rPr>
        <w:t>;</w:t>
      </w:r>
      <w:r w:rsidRPr="00E36FE4">
        <w:rPr>
          <w:rStyle w:val="normaltextrun"/>
          <w:rFonts w:eastAsiaTheme="majorEastAsia" w:cs="Segoe UI"/>
          <w:lang w:val="en-GB"/>
        </w:rPr>
        <w:t xml:space="preserve"> determine ambient temperature/weather conditions, and track changes in </w:t>
      </w:r>
      <w:r w:rsidR="0045517F" w:rsidRPr="00E36FE4">
        <w:rPr>
          <w:rStyle w:val="normaltextrun"/>
          <w:rFonts w:eastAsiaTheme="majorEastAsia" w:cs="Segoe UI"/>
          <w:lang w:val="en-GB"/>
        </w:rPr>
        <w:t>elevation</w:t>
      </w:r>
      <w:r w:rsidRPr="00E36FE4">
        <w:rPr>
          <w:rStyle w:val="normaltextrun"/>
          <w:rFonts w:eastAsiaTheme="majorEastAsia" w:cs="Segoe UI"/>
          <w:lang w:val="en-GB"/>
        </w:rPr>
        <w:t xml:space="preserve"> to support risk assessment.</w:t>
      </w:r>
      <w:r w:rsidRPr="00E36FE4">
        <w:rPr>
          <w:rStyle w:val="eop"/>
          <w:rFonts w:eastAsiaTheme="majorEastAsia" w:cs="Segoe UI"/>
          <w:lang w:val="en-GB"/>
        </w:rPr>
        <w:t> </w:t>
      </w:r>
      <w:r w:rsidR="00F529ED" w:rsidRPr="00F529ED">
        <w:rPr>
          <w:rStyle w:val="eop"/>
          <w:rFonts w:eastAsiaTheme="majorEastAsia" w:cs="Segoe UI"/>
          <w:i/>
          <w:iCs/>
          <w:lang w:val="en-GB"/>
        </w:rPr>
        <w:t xml:space="preserve">That said, </w:t>
      </w:r>
      <w:r w:rsidRPr="00F529ED">
        <w:rPr>
          <w:rStyle w:val="eop"/>
          <w:rFonts w:eastAsiaTheme="majorEastAsia" w:cs="Segoe UI"/>
          <w:i/>
          <w:iCs/>
          <w:lang w:val="en-GB"/>
        </w:rPr>
        <w:t>EMS provider</w:t>
      </w:r>
      <w:r w:rsidR="00F529ED" w:rsidRPr="00F529ED">
        <w:rPr>
          <w:rStyle w:val="eop"/>
          <w:rFonts w:eastAsiaTheme="majorEastAsia" w:cs="Segoe UI"/>
          <w:i/>
          <w:iCs/>
          <w:lang w:val="en-GB"/>
        </w:rPr>
        <w:t>s</w:t>
      </w:r>
      <w:r w:rsidRPr="00F529ED">
        <w:rPr>
          <w:rStyle w:val="eop"/>
          <w:rFonts w:eastAsiaTheme="majorEastAsia" w:cs="Segoe UI"/>
          <w:i/>
          <w:iCs/>
          <w:lang w:val="en-GB"/>
        </w:rPr>
        <w:t xml:space="preserve"> may propose other solutions / </w:t>
      </w:r>
      <w:r w:rsidR="0045517F" w:rsidRPr="00F529ED">
        <w:rPr>
          <w:rStyle w:val="eop"/>
          <w:rFonts w:eastAsiaTheme="majorEastAsia" w:cs="Segoe UI"/>
          <w:i/>
          <w:iCs/>
          <w:lang w:val="en-GB"/>
        </w:rPr>
        <w:t>technology</w:t>
      </w:r>
      <w:r w:rsidRPr="00F529ED">
        <w:rPr>
          <w:rStyle w:val="eop"/>
          <w:rFonts w:eastAsiaTheme="majorEastAsia" w:cs="Segoe UI"/>
          <w:i/>
          <w:iCs/>
          <w:lang w:val="en-GB"/>
        </w:rPr>
        <w:t xml:space="preserve"> to provide reliable accurate </w:t>
      </w:r>
      <w:r w:rsidR="0045517F" w:rsidRPr="00F529ED">
        <w:rPr>
          <w:rStyle w:val="normaltextrun"/>
          <w:rFonts w:eastAsiaTheme="majorEastAsia" w:cs="Segoe UI"/>
          <w:i/>
          <w:iCs/>
          <w:lang w:val="en-GB"/>
        </w:rPr>
        <w:t>elevation</w:t>
      </w:r>
      <w:r w:rsidR="00DA787F">
        <w:rPr>
          <w:rStyle w:val="normaltextrun"/>
          <w:rFonts w:eastAsiaTheme="majorEastAsia" w:cs="Segoe UI"/>
          <w:i/>
          <w:iCs/>
          <w:lang w:val="en-GB"/>
        </w:rPr>
        <w:t xml:space="preserve"> data</w:t>
      </w:r>
      <w:r w:rsidRPr="00F529ED">
        <w:rPr>
          <w:rStyle w:val="normaltextrun"/>
          <w:rFonts w:eastAsiaTheme="majorEastAsia" w:cs="Segoe UI"/>
          <w:i/>
          <w:iCs/>
          <w:lang w:val="en-GB"/>
        </w:rPr>
        <w:t xml:space="preserve">. </w:t>
      </w:r>
    </w:p>
    <w:p w14:paraId="02B2F90E" w14:textId="261B814D" w:rsidR="002E621B" w:rsidRPr="00E36FE4" w:rsidRDefault="002E621B" w:rsidP="004A6CE9">
      <w:pPr>
        <w:spacing w:line="276" w:lineRule="auto"/>
        <w:jc w:val="both"/>
        <w:rPr>
          <w:lang w:val="en-GB"/>
        </w:rPr>
      </w:pPr>
      <w:r w:rsidRPr="00E36FE4">
        <w:rPr>
          <w:rStyle w:val="normaltextrun"/>
          <w:rFonts w:eastAsiaTheme="majorEastAsia" w:cs="Segoe UI"/>
          <w:lang w:val="en-GB"/>
        </w:rPr>
        <w:t xml:space="preserve">Board functions must be presented to dependent application functions allocated to other processors. In these cases, the respective BSP must provide a proxy driver. The client of a proxy driver is abstracted from the implementation detail of the board function and its physical connection to any processor within the VUE. For example, a function in the </w:t>
      </w:r>
      <w:r w:rsidRPr="002512FA">
        <w:rPr>
          <w:rStyle w:val="normaltextrun"/>
          <w:rFonts w:eastAsiaTheme="majorEastAsia" w:cs="Segoe UI"/>
          <w:b/>
          <w:lang w:val="en-GB"/>
        </w:rPr>
        <w:t>APP_MCU</w:t>
      </w:r>
      <w:r w:rsidRPr="00E36FE4">
        <w:rPr>
          <w:rStyle w:val="normaltextrun"/>
          <w:rFonts w:eastAsiaTheme="majorEastAsia" w:cs="Segoe UI"/>
          <w:lang w:val="en-GB"/>
        </w:rPr>
        <w:t xml:space="preserve"> must control an LED that is physically </w:t>
      </w:r>
      <w:r w:rsidR="00E129FF">
        <w:rPr>
          <w:rStyle w:val="normaltextrun"/>
          <w:rFonts w:eastAsiaTheme="majorEastAsia" w:cs="Segoe UI"/>
          <w:lang w:val="en-GB"/>
        </w:rPr>
        <w:t>connected to</w:t>
      </w:r>
      <w:r w:rsidRPr="00E36FE4">
        <w:rPr>
          <w:rStyle w:val="normaltextrun"/>
          <w:rFonts w:eastAsiaTheme="majorEastAsia" w:cs="Segoe UI"/>
          <w:lang w:val="en-GB"/>
        </w:rPr>
        <w:t xml:space="preserve"> the BLE_MCU using a proxy driver. The proxy driver must leverage the Inter-processor Communication to provide the board function.</w:t>
      </w:r>
      <w:r w:rsidRPr="00E36FE4">
        <w:rPr>
          <w:rStyle w:val="eop"/>
          <w:rFonts w:eastAsiaTheme="majorEastAsia" w:cs="Segoe UI"/>
          <w:lang w:val="en-GB"/>
        </w:rPr>
        <w:t> </w:t>
      </w:r>
    </w:p>
    <w:p w14:paraId="26E33CFC" w14:textId="52F5003A" w:rsidR="002E621B" w:rsidRPr="00E36FE4" w:rsidRDefault="002B22C6" w:rsidP="004A6CE9">
      <w:pPr>
        <w:spacing w:line="276" w:lineRule="auto"/>
        <w:jc w:val="both"/>
        <w:rPr>
          <w:lang w:val="en-GB"/>
        </w:rPr>
      </w:pPr>
      <w:r w:rsidRPr="00E36FE4">
        <w:rPr>
          <w:lang w:val="en-GB"/>
        </w:rPr>
        <w:t>Lastly the</w:t>
      </w:r>
      <w:r w:rsidR="002E621B" w:rsidRPr="00E36FE4">
        <w:rPr>
          <w:lang w:val="en-GB"/>
        </w:rPr>
        <w:t xml:space="preserve"> </w:t>
      </w:r>
      <w:r w:rsidR="002E621B" w:rsidRPr="00E36FE4">
        <w:rPr>
          <w:rStyle w:val="normaltextrun"/>
          <w:rFonts w:eastAsiaTheme="majorEastAsia" w:cs="Segoe UI"/>
          <w:lang w:val="en-GB"/>
        </w:rPr>
        <w:t xml:space="preserve">VUE hardware platform must support the authorization and authentication </w:t>
      </w:r>
      <w:r w:rsidR="00B942B5" w:rsidRPr="00E36FE4">
        <w:rPr>
          <w:rStyle w:val="normaltextrun"/>
          <w:rFonts w:eastAsiaTheme="majorEastAsia" w:cs="Segoe UI"/>
          <w:lang w:val="en-GB"/>
        </w:rPr>
        <w:t>for</w:t>
      </w:r>
      <w:r w:rsidR="002E621B" w:rsidRPr="00E36FE4">
        <w:rPr>
          <w:rStyle w:val="normaltextrun"/>
          <w:rFonts w:eastAsiaTheme="majorEastAsia" w:cs="Segoe UI"/>
          <w:lang w:val="en-GB"/>
        </w:rPr>
        <w:t xml:space="preserve"> access to persistent storage, dynamic storage</w:t>
      </w:r>
      <w:r w:rsidR="005142A8">
        <w:rPr>
          <w:rStyle w:val="normaltextrun"/>
          <w:rFonts w:eastAsiaTheme="majorEastAsia" w:cs="Segoe UI"/>
          <w:lang w:val="en-GB"/>
        </w:rPr>
        <w:t>,</w:t>
      </w:r>
      <w:r w:rsidR="002E621B" w:rsidRPr="00E36FE4">
        <w:rPr>
          <w:rStyle w:val="normaltextrun"/>
          <w:rFonts w:eastAsiaTheme="majorEastAsia" w:cs="Segoe UI"/>
          <w:lang w:val="en-GB"/>
        </w:rPr>
        <w:t xml:space="preserve"> and processor operation</w:t>
      </w:r>
      <w:r w:rsidR="00B942B5" w:rsidRPr="00E36FE4">
        <w:rPr>
          <w:rStyle w:val="normaltextrun"/>
          <w:rFonts w:eastAsiaTheme="majorEastAsia" w:cs="Segoe UI"/>
          <w:lang w:val="en-GB"/>
        </w:rPr>
        <w:t>s</w:t>
      </w:r>
      <w:r w:rsidR="002E621B" w:rsidRPr="00E36FE4">
        <w:rPr>
          <w:rStyle w:val="normaltextrun"/>
          <w:rFonts w:eastAsiaTheme="majorEastAsia" w:cs="Segoe UI"/>
          <w:lang w:val="en-GB"/>
        </w:rPr>
        <w:t xml:space="preserve">. This </w:t>
      </w:r>
      <w:r w:rsidR="005142A8">
        <w:rPr>
          <w:rStyle w:val="normaltextrun"/>
          <w:rFonts w:eastAsiaTheme="majorEastAsia" w:cs="Segoe UI"/>
          <w:lang w:val="en-GB"/>
        </w:rPr>
        <w:t>may require</w:t>
      </w:r>
      <w:r w:rsidR="002E621B" w:rsidRPr="00E36FE4">
        <w:rPr>
          <w:rStyle w:val="normaltextrun"/>
          <w:rFonts w:eastAsiaTheme="majorEastAsia" w:cs="Segoe UI"/>
          <w:lang w:val="en-GB"/>
        </w:rPr>
        <w:t xml:space="preserve"> </w:t>
      </w:r>
      <w:r w:rsidR="005142A8">
        <w:rPr>
          <w:rStyle w:val="normaltextrun"/>
          <w:rFonts w:eastAsiaTheme="majorEastAsia" w:cs="Segoe UI"/>
          <w:lang w:val="en-GB"/>
        </w:rPr>
        <w:t xml:space="preserve">implementation details like; </w:t>
      </w:r>
      <w:r w:rsidR="002E621B" w:rsidRPr="00E36FE4">
        <w:rPr>
          <w:rStyle w:val="normaltextrun"/>
          <w:rFonts w:eastAsiaTheme="majorEastAsia" w:cs="Segoe UI"/>
          <w:lang w:val="en-GB"/>
        </w:rPr>
        <w:t>incorporat</w:t>
      </w:r>
      <w:r w:rsidR="005142A8">
        <w:rPr>
          <w:rStyle w:val="normaltextrun"/>
          <w:rFonts w:eastAsiaTheme="majorEastAsia" w:cs="Segoe UI"/>
          <w:lang w:val="en-GB"/>
        </w:rPr>
        <w:t>ion of</w:t>
      </w:r>
      <w:r w:rsidR="00B942B5" w:rsidRPr="00E36FE4">
        <w:rPr>
          <w:rStyle w:val="normaltextrun"/>
          <w:rFonts w:eastAsiaTheme="majorEastAsia" w:cs="Segoe UI"/>
          <w:lang w:val="en-GB"/>
        </w:rPr>
        <w:t xml:space="preserve"> a </w:t>
      </w:r>
      <w:r w:rsidR="00D63084" w:rsidRPr="00E36FE4">
        <w:rPr>
          <w:rStyle w:val="normaltextrun"/>
          <w:rFonts w:eastAsiaTheme="majorEastAsia" w:cs="Segoe UI"/>
          <w:lang w:val="en-GB"/>
        </w:rPr>
        <w:t>Hardware Security Module</w:t>
      </w:r>
      <w:r w:rsidR="00AD2B5F" w:rsidRPr="00E36FE4">
        <w:rPr>
          <w:rStyle w:val="normaltextrun"/>
          <w:rFonts w:eastAsiaTheme="majorEastAsia" w:cs="Segoe UI"/>
          <w:lang w:val="en-GB"/>
        </w:rPr>
        <w:t xml:space="preserve"> (</w:t>
      </w:r>
      <w:r w:rsidR="00B942B5" w:rsidRPr="00E36FE4">
        <w:rPr>
          <w:rStyle w:val="normaltextrun"/>
          <w:rFonts w:eastAsiaTheme="majorEastAsia" w:cs="Segoe UI"/>
          <w:b/>
          <w:bCs/>
          <w:lang w:val="en-GB"/>
        </w:rPr>
        <w:t>HSM</w:t>
      </w:r>
      <w:r w:rsidR="00AD2B5F" w:rsidRPr="00E36FE4">
        <w:rPr>
          <w:rStyle w:val="normaltextrun"/>
          <w:rFonts w:eastAsiaTheme="majorEastAsia" w:cs="Segoe UI"/>
          <w:lang w:val="en-GB"/>
        </w:rPr>
        <w:t>)</w:t>
      </w:r>
      <w:r w:rsidR="00B942B5" w:rsidRPr="00E36FE4">
        <w:rPr>
          <w:rStyle w:val="normaltextrun"/>
          <w:rFonts w:eastAsiaTheme="majorEastAsia" w:cs="Segoe UI"/>
          <w:lang w:val="en-GB"/>
        </w:rPr>
        <w:t xml:space="preserve"> inside the </w:t>
      </w:r>
      <w:r w:rsidR="00B942B5" w:rsidRPr="00E36FE4">
        <w:rPr>
          <w:rStyle w:val="normaltextrun"/>
          <w:rFonts w:eastAsiaTheme="majorEastAsia" w:cs="Segoe UI"/>
          <w:b/>
          <w:bCs/>
          <w:lang w:val="en-GB"/>
        </w:rPr>
        <w:t>POSITION_SUBSYSTEM</w:t>
      </w:r>
      <w:r w:rsidR="00B942B5" w:rsidRPr="00E36FE4">
        <w:rPr>
          <w:rStyle w:val="normaltextrun"/>
          <w:rFonts w:eastAsiaTheme="majorEastAsia" w:cs="Segoe UI"/>
          <w:lang w:val="en-GB"/>
        </w:rPr>
        <w:t>, the</w:t>
      </w:r>
      <w:r w:rsidR="002E621B" w:rsidRPr="00E36FE4">
        <w:rPr>
          <w:rStyle w:val="normaltextrun"/>
          <w:rFonts w:eastAsiaTheme="majorEastAsia" w:cs="Segoe UI"/>
          <w:lang w:val="en-GB"/>
        </w:rPr>
        <w:t xml:space="preserve"> removal of </w:t>
      </w:r>
      <w:commentRangeStart w:id="35"/>
      <w:r w:rsidR="002E621B" w:rsidRPr="00E36FE4">
        <w:rPr>
          <w:rStyle w:val="normaltextrun"/>
          <w:rFonts w:eastAsiaTheme="majorEastAsia" w:cs="Segoe UI"/>
          <w:lang w:val="en-GB"/>
        </w:rPr>
        <w:t xml:space="preserve">JTAG </w:t>
      </w:r>
      <w:commentRangeEnd w:id="35"/>
      <w:r w:rsidR="00AD2B5F" w:rsidRPr="00E36FE4">
        <w:rPr>
          <w:rStyle w:val="CommentReference"/>
          <w:sz w:val="24"/>
          <w:szCs w:val="24"/>
        </w:rPr>
        <w:commentReference w:id="35"/>
      </w:r>
      <w:r w:rsidR="002E621B" w:rsidRPr="00E36FE4">
        <w:rPr>
          <w:rStyle w:val="normaltextrun"/>
          <w:rFonts w:eastAsiaTheme="majorEastAsia" w:cs="Segoe UI"/>
          <w:lang w:val="en-GB"/>
        </w:rPr>
        <w:t>access</w:t>
      </w:r>
      <w:r w:rsidR="00B942B5" w:rsidRPr="00E36FE4">
        <w:rPr>
          <w:rStyle w:val="normaltextrun"/>
          <w:rFonts w:eastAsiaTheme="majorEastAsia" w:cs="Segoe UI"/>
          <w:lang w:val="en-GB"/>
        </w:rPr>
        <w:t xml:space="preserve"> after factory</w:t>
      </w:r>
      <w:r w:rsidR="00D63084" w:rsidRPr="00E36FE4">
        <w:rPr>
          <w:rStyle w:val="normaltextrun"/>
          <w:rFonts w:eastAsiaTheme="majorEastAsia" w:cs="Segoe UI"/>
          <w:lang w:val="en-GB"/>
        </w:rPr>
        <w:t xml:space="preserve"> programming</w:t>
      </w:r>
      <w:r w:rsidR="002E621B" w:rsidRPr="00E36FE4">
        <w:rPr>
          <w:rStyle w:val="normaltextrun"/>
          <w:rFonts w:eastAsiaTheme="majorEastAsia" w:cs="Segoe UI"/>
          <w:lang w:val="en-GB"/>
        </w:rPr>
        <w:t xml:space="preserve">, </w:t>
      </w:r>
      <w:r w:rsidR="00AD2B5F" w:rsidRPr="00E36FE4">
        <w:rPr>
          <w:rStyle w:val="normaltextrun"/>
          <w:rFonts w:eastAsiaTheme="majorEastAsia" w:cs="Segoe UI"/>
          <w:lang w:val="en-GB"/>
        </w:rPr>
        <w:t xml:space="preserve">and </w:t>
      </w:r>
      <w:r w:rsidR="002E621B" w:rsidRPr="00E36FE4">
        <w:rPr>
          <w:rStyle w:val="normaltextrun"/>
          <w:rFonts w:eastAsiaTheme="majorEastAsia" w:cs="Segoe UI"/>
          <w:lang w:val="en-GB"/>
        </w:rPr>
        <w:t xml:space="preserve">secure debug </w:t>
      </w:r>
      <w:r w:rsidR="00AD2B5F" w:rsidRPr="00E36FE4">
        <w:rPr>
          <w:rStyle w:val="normaltextrun"/>
          <w:rFonts w:eastAsiaTheme="majorEastAsia" w:cs="Segoe UI"/>
          <w:lang w:val="en-GB"/>
        </w:rPr>
        <w:t>&amp;</w:t>
      </w:r>
      <w:r w:rsidR="002E621B" w:rsidRPr="00E36FE4">
        <w:rPr>
          <w:rStyle w:val="normaltextrun"/>
          <w:rFonts w:eastAsiaTheme="majorEastAsia" w:cs="Segoe UI"/>
          <w:lang w:val="en-GB"/>
        </w:rPr>
        <w:t xml:space="preserve"> secure shell </w:t>
      </w:r>
      <w:r w:rsidR="005142A8">
        <w:rPr>
          <w:rStyle w:val="normaltextrun"/>
          <w:rFonts w:eastAsiaTheme="majorEastAsia" w:cs="Segoe UI"/>
          <w:lang w:val="en-GB"/>
        </w:rPr>
        <w:t>features</w:t>
      </w:r>
      <w:r w:rsidR="002E621B" w:rsidRPr="00E36FE4">
        <w:rPr>
          <w:rStyle w:val="normaltextrun"/>
          <w:rFonts w:eastAsiaTheme="majorEastAsia" w:cs="Segoe UI"/>
          <w:lang w:val="en-GB"/>
        </w:rPr>
        <w:t>.</w:t>
      </w:r>
      <w:r w:rsidR="002E621B" w:rsidRPr="00E36FE4">
        <w:rPr>
          <w:rStyle w:val="eop"/>
          <w:rFonts w:eastAsiaTheme="majorEastAsia" w:cs="Segoe UI"/>
          <w:lang w:val="en-GB"/>
        </w:rPr>
        <w:t> </w:t>
      </w:r>
    </w:p>
    <w:p w14:paraId="0573F9A5" w14:textId="52ABC4E6" w:rsidR="000A083A" w:rsidRPr="002E621B" w:rsidRDefault="002E621B" w:rsidP="002E621B">
      <w:pPr>
        <w:pStyle w:val="paragraph"/>
        <w:spacing w:before="0" w:beforeAutospacing="0" w:after="0" w:afterAutospacing="0"/>
        <w:textAlignment w:val="baseline"/>
        <w:rPr>
          <w:rFonts w:ascii="Segoe UI" w:hAnsi="Segoe UI" w:cs="Segoe UI"/>
          <w:sz w:val="18"/>
          <w:szCs w:val="18"/>
          <w:lang w:val="en-GB"/>
        </w:rPr>
      </w:pPr>
      <w:r w:rsidRPr="002E621B">
        <w:rPr>
          <w:rStyle w:val="eop"/>
          <w:rFonts w:ascii="Aptos" w:eastAsiaTheme="majorEastAsia" w:hAnsi="Aptos" w:cs="Segoe UI"/>
          <w:sz w:val="22"/>
          <w:szCs w:val="22"/>
          <w:lang w:val="en-GB"/>
        </w:rPr>
        <w:lastRenderedPageBreak/>
        <w:t> </w:t>
      </w:r>
    </w:p>
    <w:p w14:paraId="316B348F" w14:textId="77777777" w:rsidR="004A6CE9" w:rsidRDefault="004A6CE9" w:rsidP="00EA12B2">
      <w:pPr>
        <w:jc w:val="both"/>
      </w:pPr>
    </w:p>
    <w:p w14:paraId="47BF46AF" w14:textId="5B1B5353" w:rsidR="00F27B7D" w:rsidRPr="00CF62A2" w:rsidDel="005C571D" w:rsidRDefault="00063B2B" w:rsidP="000A083A">
      <w:pPr>
        <w:pStyle w:val="Heading2"/>
        <w:ind w:left="540" w:hanging="540"/>
      </w:pPr>
      <w:bookmarkStart w:id="36" w:name="_Toc196394929"/>
      <w:r>
        <w:t xml:space="preserve">Key </w:t>
      </w:r>
      <w:r w:rsidR="00F27B7D" w:rsidRPr="00CF62A2">
        <w:t xml:space="preserve">Component </w:t>
      </w:r>
      <w:r>
        <w:t>Candidat</w:t>
      </w:r>
      <w:r w:rsidR="00FC088B">
        <w:t>es</w:t>
      </w:r>
      <w:bookmarkEnd w:id="36"/>
    </w:p>
    <w:p w14:paraId="456E697E" w14:textId="1A6A6E98" w:rsidR="00F27B7D" w:rsidRDefault="00F27B7D" w:rsidP="004A6CE9">
      <w:pPr>
        <w:spacing w:line="360" w:lineRule="auto"/>
        <w:jc w:val="both"/>
        <w:rPr>
          <w:rFonts w:eastAsia="Aptos" w:cs="Aptos"/>
          <w:color w:val="000000" w:themeColor="text1"/>
          <w:lang w:val="en-GB"/>
        </w:rPr>
      </w:pPr>
      <w:r>
        <w:rPr>
          <w:rFonts w:eastAsia="Aptos" w:cs="Aptos"/>
          <w:color w:val="000000" w:themeColor="text1"/>
          <w:lang w:val="en-GB"/>
        </w:rPr>
        <w:t xml:space="preserve">Spoke is considering the following CPU </w:t>
      </w:r>
      <w:r w:rsidR="00E36E7D">
        <w:rPr>
          <w:rFonts w:eastAsia="Aptos" w:cs="Aptos"/>
          <w:color w:val="000000" w:themeColor="text1"/>
          <w:lang w:val="en-GB"/>
        </w:rPr>
        <w:t>components but</w:t>
      </w:r>
      <w:r>
        <w:rPr>
          <w:rFonts w:eastAsia="Aptos" w:cs="Aptos"/>
          <w:color w:val="000000" w:themeColor="text1"/>
          <w:lang w:val="en-GB"/>
        </w:rPr>
        <w:t xml:space="preserve"> intends to make the final selection in conjunction with the Contract Manufacturer (CM) providing the </w:t>
      </w:r>
      <w:r w:rsidRPr="00466261">
        <w:rPr>
          <w:rFonts w:eastAsia="Aptos" w:cs="Aptos"/>
          <w:color w:val="000000" w:themeColor="text1"/>
          <w:lang w:val="en-GB"/>
        </w:rPr>
        <w:t>Electronic Manufacturing Services</w:t>
      </w:r>
      <w:r w:rsidR="00F715AD">
        <w:rPr>
          <w:rFonts w:eastAsia="Aptos" w:cs="Aptos"/>
          <w:color w:val="000000" w:themeColor="text1"/>
          <w:lang w:val="en-GB"/>
        </w:rPr>
        <w:t xml:space="preserve">. </w:t>
      </w:r>
      <w:r w:rsidR="00FE47FE">
        <w:rPr>
          <w:rFonts w:eastAsia="Aptos" w:cs="Aptos"/>
          <w:color w:val="000000" w:themeColor="text1"/>
          <w:lang w:val="en-GB"/>
        </w:rPr>
        <w:t xml:space="preserve">We are requesting the </w:t>
      </w:r>
      <w:r w:rsidR="000463F1">
        <w:rPr>
          <w:rFonts w:eastAsia="Aptos" w:cs="Aptos"/>
          <w:color w:val="000000" w:themeColor="text1"/>
          <w:lang w:val="en-GB"/>
        </w:rPr>
        <w:t xml:space="preserve">potential </w:t>
      </w:r>
      <w:r w:rsidR="00A46C09">
        <w:rPr>
          <w:rFonts w:eastAsia="Aptos" w:cs="Aptos"/>
          <w:color w:val="000000" w:themeColor="text1"/>
          <w:lang w:val="en-GB"/>
        </w:rPr>
        <w:t xml:space="preserve">supplier of EMS to price all alternatives as the cost and </w:t>
      </w:r>
      <w:r w:rsidR="00411F25">
        <w:rPr>
          <w:rFonts w:eastAsia="Aptos" w:cs="Aptos"/>
          <w:color w:val="000000" w:themeColor="text1"/>
          <w:lang w:val="en-GB"/>
        </w:rPr>
        <w:t xml:space="preserve">fit to </w:t>
      </w:r>
      <w:r w:rsidR="001A0034">
        <w:rPr>
          <w:rFonts w:eastAsia="Aptos" w:cs="Aptos"/>
          <w:color w:val="000000" w:themeColor="text1"/>
          <w:lang w:val="en-GB"/>
        </w:rPr>
        <w:t>overall requirements</w:t>
      </w:r>
      <w:r w:rsidR="00411F25">
        <w:rPr>
          <w:rFonts w:eastAsia="Aptos" w:cs="Aptos"/>
          <w:color w:val="000000" w:themeColor="text1"/>
          <w:lang w:val="en-GB"/>
        </w:rPr>
        <w:t xml:space="preserve"> will </w:t>
      </w:r>
      <w:r w:rsidR="00E84F91">
        <w:rPr>
          <w:rFonts w:eastAsia="Aptos" w:cs="Aptos"/>
          <w:color w:val="000000" w:themeColor="text1"/>
          <w:lang w:val="en-GB"/>
        </w:rPr>
        <w:t xml:space="preserve">be considered in the final </w:t>
      </w:r>
      <w:r w:rsidR="00563AC0">
        <w:rPr>
          <w:rFonts w:eastAsia="Aptos" w:cs="Aptos"/>
          <w:color w:val="000000" w:themeColor="text1"/>
          <w:lang w:val="en-GB"/>
        </w:rPr>
        <w:t>component decisions.</w:t>
      </w:r>
    </w:p>
    <w:p w14:paraId="57E06447" w14:textId="77777777" w:rsidR="007F522E" w:rsidRDefault="00F27B7D" w:rsidP="004A6CE9">
      <w:pPr>
        <w:pStyle w:val="ListParagraph"/>
        <w:numPr>
          <w:ilvl w:val="0"/>
          <w:numId w:val="7"/>
        </w:numPr>
        <w:spacing w:line="360" w:lineRule="auto"/>
        <w:jc w:val="both"/>
        <w:rPr>
          <w:rFonts w:eastAsia="Aptos" w:cs="Aptos"/>
          <w:color w:val="000000" w:themeColor="text1"/>
          <w:lang w:val="en-GB"/>
        </w:rPr>
      </w:pPr>
      <w:r w:rsidRPr="00620AD6">
        <w:rPr>
          <w:rFonts w:eastAsia="Aptos" w:cs="Aptos"/>
          <w:b/>
          <w:bCs/>
          <w:color w:val="000000" w:themeColor="text1"/>
          <w:lang w:val="en-GB"/>
        </w:rPr>
        <w:t>APP_CPU</w:t>
      </w:r>
      <w:r w:rsidRPr="00620AD6">
        <w:rPr>
          <w:rFonts w:eastAsia="Aptos" w:cs="Aptos"/>
          <w:color w:val="000000" w:themeColor="text1"/>
          <w:lang w:val="en-GB"/>
        </w:rPr>
        <w:t xml:space="preserve">: </w:t>
      </w:r>
    </w:p>
    <w:p w14:paraId="6E2AE0CC" w14:textId="12B5EA7D" w:rsidR="007F522E" w:rsidRPr="00A7549F" w:rsidRDefault="007F522E" w:rsidP="004A6CE9">
      <w:pPr>
        <w:pStyle w:val="ListParagraph"/>
        <w:numPr>
          <w:ilvl w:val="1"/>
          <w:numId w:val="7"/>
        </w:numPr>
        <w:spacing w:line="360" w:lineRule="auto"/>
        <w:jc w:val="both"/>
        <w:rPr>
          <w:ins w:id="37" w:author="Blaze Sanders" w:date="2025-04-29T07:03:00Z" w16du:dateUtc="2025-04-29T14:03:00Z"/>
          <w:rFonts w:eastAsia="Aptos" w:cs="Aptos"/>
          <w:color w:val="000000" w:themeColor="text1"/>
          <w:lang w:val="en-GB"/>
          <w:rPrChange w:id="38" w:author="Blaze Sanders" w:date="2025-04-29T07:03:00Z" w16du:dateUtc="2025-04-29T14:03:00Z">
            <w:rPr>
              <w:ins w:id="39" w:author="Blaze Sanders" w:date="2025-04-29T07:03:00Z" w16du:dateUtc="2025-04-29T14:03:00Z"/>
            </w:rPr>
          </w:rPrChange>
        </w:rPr>
      </w:pPr>
      <w:r>
        <w:rPr>
          <w:rFonts w:eastAsia="Aptos" w:cs="Aptos"/>
          <w:b/>
          <w:bCs/>
          <w:color w:val="000000" w:themeColor="text1"/>
          <w:lang w:val="en-GB"/>
        </w:rPr>
        <w:t>Option A</w:t>
      </w:r>
      <w:r w:rsidRPr="00BA6C8C">
        <w:rPr>
          <w:rFonts w:eastAsia="Aptos" w:cs="Aptos"/>
          <w:color w:val="000000" w:themeColor="text1"/>
          <w:lang w:val="en-GB"/>
        </w:rPr>
        <w:t>:</w:t>
      </w:r>
      <w:r w:rsidR="00F27B7D" w:rsidRPr="00620AD6">
        <w:rPr>
          <w:rFonts w:eastAsia="Aptos" w:cs="Aptos"/>
          <w:color w:val="000000" w:themeColor="text1"/>
          <w:lang w:val="en-GB"/>
        </w:rPr>
        <w:t xml:space="preserve"> </w:t>
      </w:r>
      <w:del w:id="40" w:author="Blaze Sanders" w:date="2025-04-29T07:03:00Z" w16du:dateUtc="2025-04-29T14:03:00Z">
        <w:r w:rsidR="00F715AD" w:rsidRPr="00620AD6" w:rsidDel="00A7549F">
          <w:delText>Murata CRATON2</w:delText>
        </w:r>
      </w:del>
      <w:ins w:id="41" w:author="Blaze Sanders" w:date="2025-04-29T07:01:00Z" w16du:dateUtc="2025-04-29T14:01:00Z">
        <w:r w:rsidR="003A430E">
          <w:t>AutoTalks</w:t>
        </w:r>
        <w:r w:rsidR="003331DD">
          <w:t xml:space="preserve"> </w:t>
        </w:r>
      </w:ins>
      <w:ins w:id="42" w:author="Blaze Sanders" w:date="2025-04-24T13:31:00Z" w16du:dateUtc="2025-04-24T20:31:00Z">
        <w:r w:rsidR="00AF319B">
          <w:t>TEKTON3</w:t>
        </w:r>
      </w:ins>
    </w:p>
    <w:p w14:paraId="24F34E63" w14:textId="5995D4D6" w:rsidR="00A7549F" w:rsidRPr="00A7549F" w:rsidRDefault="00A7549F" w:rsidP="00A7549F">
      <w:pPr>
        <w:pStyle w:val="ListParagraph"/>
        <w:numPr>
          <w:ilvl w:val="2"/>
          <w:numId w:val="7"/>
        </w:numPr>
        <w:spacing w:line="360" w:lineRule="auto"/>
        <w:jc w:val="both"/>
        <w:rPr>
          <w:rFonts w:eastAsia="Aptos" w:cs="Aptos"/>
          <w:color w:val="000000" w:themeColor="text1"/>
          <w:lang w:val="en-GB"/>
          <w:rPrChange w:id="43" w:author="Blaze Sanders" w:date="2025-04-29T07:03:00Z" w16du:dateUtc="2025-04-29T14:03:00Z">
            <w:rPr>
              <w:lang w:val="en-GB"/>
            </w:rPr>
          </w:rPrChange>
        </w:rPr>
        <w:pPrChange w:id="44" w:author="Blaze Sanders" w:date="2025-04-29T07:03:00Z" w16du:dateUtc="2025-04-29T14:03:00Z">
          <w:pPr>
            <w:pStyle w:val="ListParagraph"/>
            <w:numPr>
              <w:ilvl w:val="1"/>
              <w:numId w:val="7"/>
            </w:numPr>
            <w:spacing w:line="360" w:lineRule="auto"/>
            <w:ind w:left="1440" w:hanging="360"/>
            <w:jc w:val="both"/>
          </w:pPr>
        </w:pPrChange>
      </w:pPr>
      <w:ins w:id="45" w:author="Blaze Sanders" w:date="2025-04-29T07:03:00Z" w16du:dateUtc="2025-04-29T14:03:00Z">
        <w:r>
          <w:rPr>
            <w:lang w:val="en-GB"/>
          </w:rPr>
          <w:t>e.g. Murata Type 2AN</w:t>
        </w:r>
      </w:ins>
    </w:p>
    <w:p w14:paraId="0476F0EB" w14:textId="61E90C05" w:rsidR="00F715AD" w:rsidRPr="00F715AD" w:rsidRDefault="007F522E" w:rsidP="004A6CE9">
      <w:pPr>
        <w:pStyle w:val="ListParagraph"/>
        <w:numPr>
          <w:ilvl w:val="1"/>
          <w:numId w:val="7"/>
        </w:numPr>
        <w:spacing w:line="360" w:lineRule="auto"/>
        <w:jc w:val="both"/>
        <w:rPr>
          <w:rFonts w:eastAsia="Aptos" w:cs="Aptos"/>
          <w:color w:val="000000" w:themeColor="text1"/>
          <w:lang w:val="en-GB"/>
        </w:rPr>
      </w:pPr>
      <w:r>
        <w:rPr>
          <w:rFonts w:eastAsia="Aptos" w:cs="Aptos"/>
          <w:b/>
          <w:bCs/>
          <w:color w:val="000000" w:themeColor="text1"/>
          <w:lang w:val="en-GB"/>
        </w:rPr>
        <w:t>Option B</w:t>
      </w:r>
      <w:r w:rsidR="00F715AD">
        <w:rPr>
          <w:rFonts w:eastAsia="Aptos" w:cs="Aptos"/>
          <w:b/>
          <w:bCs/>
          <w:color w:val="000000" w:themeColor="text1"/>
          <w:lang w:val="en-GB"/>
        </w:rPr>
        <w:t>:</w:t>
      </w:r>
      <w:r>
        <w:rPr>
          <w:rFonts w:eastAsia="Aptos" w:cs="Aptos"/>
          <w:b/>
          <w:bCs/>
          <w:color w:val="000000" w:themeColor="text1"/>
          <w:lang w:val="en-GB"/>
        </w:rPr>
        <w:t xml:space="preserve"> </w:t>
      </w:r>
      <w:r w:rsidR="00F715AD" w:rsidRPr="00620AD6">
        <w:t xml:space="preserve">NXP </w:t>
      </w:r>
      <w:ins w:id="46" w:author="Blaze Sanders" w:date="2025-04-29T07:05:00Z" w16du:dateUtc="2025-04-29T14:05:00Z">
        <w:r w:rsidR="004D773E" w:rsidRPr="004D773E">
          <w:t>MIMX9352DVVXMAB</w:t>
        </w:r>
      </w:ins>
      <w:del w:id="47" w:author="Blaze Sanders" w:date="2025-04-29T07:05:00Z" w16du:dateUtc="2025-04-29T14:05:00Z">
        <w:r w:rsidR="00F715AD" w:rsidRPr="00620AD6" w:rsidDel="004D773E">
          <w:delText>i.MX 8X</w:delText>
        </w:r>
        <w:r w:rsidR="00F715AD" w:rsidDel="004D773E">
          <w:delText xml:space="preserve"> </w:delText>
        </w:r>
      </w:del>
    </w:p>
    <w:p w14:paraId="3674A289" w14:textId="3802DF55" w:rsidR="00F715AD" w:rsidRPr="00335C89" w:rsidRDefault="00F715AD" w:rsidP="004A6CE9">
      <w:pPr>
        <w:pStyle w:val="ListParagraph"/>
        <w:numPr>
          <w:ilvl w:val="1"/>
          <w:numId w:val="7"/>
        </w:numPr>
        <w:spacing w:line="360" w:lineRule="auto"/>
        <w:jc w:val="both"/>
        <w:rPr>
          <w:rFonts w:eastAsia="Aptos" w:cs="Aptos"/>
          <w:color w:val="000000" w:themeColor="text1"/>
          <w:lang w:val="it-IT"/>
        </w:rPr>
      </w:pPr>
      <w:r w:rsidRPr="00335C89">
        <w:rPr>
          <w:rFonts w:eastAsia="Aptos" w:cs="Aptos"/>
          <w:b/>
          <w:color w:val="000000" w:themeColor="text1"/>
          <w:lang w:val="it-IT"/>
        </w:rPr>
        <w:t>Option C:</w:t>
      </w:r>
      <w:r w:rsidRPr="00335C89">
        <w:rPr>
          <w:lang w:val="it-IT"/>
        </w:rPr>
        <w:t xml:space="preserve"> </w:t>
      </w:r>
      <w:r w:rsidR="000E460C" w:rsidRPr="00335C89">
        <w:rPr>
          <w:lang w:val="it-IT"/>
        </w:rPr>
        <w:t xml:space="preserve">Internal to </w:t>
      </w:r>
      <w:r w:rsidRPr="00335C89">
        <w:rPr>
          <w:rFonts w:eastAsia="Aptos" w:cs="Aptos"/>
          <w:color w:val="000000" w:themeColor="text1"/>
          <w:lang w:val="it-IT"/>
        </w:rPr>
        <w:t>Qualcomm SA522M</w:t>
      </w:r>
      <w:r w:rsidR="000E460C" w:rsidRPr="00335C89">
        <w:rPr>
          <w:rFonts w:eastAsia="Aptos" w:cs="Aptos"/>
          <w:color w:val="000000" w:themeColor="text1"/>
          <w:lang w:val="it-IT"/>
        </w:rPr>
        <w:t xml:space="preserve"> (</w:t>
      </w:r>
      <w:proofErr w:type="spellStart"/>
      <w:r w:rsidR="000E460C" w:rsidRPr="00335C89">
        <w:rPr>
          <w:rFonts w:eastAsia="Aptos" w:cs="Aptos"/>
          <w:color w:val="000000" w:themeColor="text1"/>
          <w:lang w:val="it-IT"/>
        </w:rPr>
        <w:t>Quadcore</w:t>
      </w:r>
      <w:proofErr w:type="spellEnd"/>
      <w:r w:rsidR="000E460C" w:rsidRPr="00335C89">
        <w:rPr>
          <w:rFonts w:eastAsia="Aptos" w:cs="Aptos"/>
          <w:color w:val="000000" w:themeColor="text1"/>
          <w:lang w:val="it-IT"/>
        </w:rPr>
        <w:t>)</w:t>
      </w:r>
    </w:p>
    <w:p w14:paraId="4414C340" w14:textId="77777777" w:rsidR="00517F6C" w:rsidRDefault="00F27B7D" w:rsidP="004A6CE9">
      <w:pPr>
        <w:pStyle w:val="ListParagraph"/>
        <w:numPr>
          <w:ilvl w:val="0"/>
          <w:numId w:val="7"/>
        </w:numPr>
        <w:spacing w:line="360" w:lineRule="auto"/>
        <w:jc w:val="both"/>
        <w:rPr>
          <w:rFonts w:eastAsia="Aptos" w:cs="Aptos"/>
          <w:color w:val="000000" w:themeColor="text1"/>
          <w:lang w:val="en-GB"/>
        </w:rPr>
      </w:pPr>
      <w:r w:rsidRPr="6C1FF477">
        <w:rPr>
          <w:rFonts w:eastAsia="Aptos" w:cs="Aptos"/>
          <w:b/>
          <w:color w:val="000000" w:themeColor="text1"/>
          <w:lang w:val="en-GB"/>
        </w:rPr>
        <w:t>C-V2X_MODULE:</w:t>
      </w:r>
      <w:r w:rsidRPr="6C1FF477">
        <w:rPr>
          <w:rFonts w:eastAsia="Aptos" w:cs="Aptos"/>
          <w:color w:val="000000" w:themeColor="text1"/>
          <w:lang w:val="en-GB"/>
        </w:rPr>
        <w:t xml:space="preserve"> </w:t>
      </w:r>
    </w:p>
    <w:p w14:paraId="5034E1BE" w14:textId="77777777" w:rsidR="00E971AC" w:rsidRPr="00E971AC" w:rsidRDefault="00C17350" w:rsidP="004A6CE9">
      <w:pPr>
        <w:pStyle w:val="ListParagraph"/>
        <w:numPr>
          <w:ilvl w:val="1"/>
          <w:numId w:val="7"/>
        </w:numPr>
        <w:spacing w:line="360" w:lineRule="auto"/>
        <w:jc w:val="both"/>
        <w:rPr>
          <w:rFonts w:eastAsia="Aptos" w:cs="Aptos"/>
          <w:color w:val="000000" w:themeColor="text1"/>
          <w:lang w:val="en-GB"/>
        </w:rPr>
      </w:pPr>
      <w:r>
        <w:rPr>
          <w:rFonts w:eastAsia="Aptos" w:cs="Aptos"/>
          <w:b/>
          <w:bCs/>
          <w:color w:val="000000" w:themeColor="text1"/>
          <w:lang w:val="en-GB"/>
        </w:rPr>
        <w:t>Option A</w:t>
      </w:r>
      <w:r w:rsidR="00517F6C">
        <w:rPr>
          <w:rFonts w:eastAsia="Aptos" w:cs="Aptos"/>
          <w:color w:val="000000" w:themeColor="text1"/>
          <w:lang w:val="en-GB"/>
        </w:rPr>
        <w:t xml:space="preserve">: </w:t>
      </w:r>
      <w:r w:rsidR="00A34594" w:rsidRPr="6C1FF477">
        <w:rPr>
          <w:lang w:val="en-GB"/>
        </w:rPr>
        <w:t>AutoTalks</w:t>
      </w:r>
      <w:r w:rsidR="00A34594">
        <w:rPr>
          <w:lang w:val="en-GB"/>
        </w:rPr>
        <w:t xml:space="preserve"> </w:t>
      </w:r>
      <w:r w:rsidR="00A34594" w:rsidRPr="006732BE">
        <w:rPr>
          <w:lang w:val="en-GB"/>
        </w:rPr>
        <w:t>SECTON3</w:t>
      </w:r>
      <w:r w:rsidR="00103C51">
        <w:rPr>
          <w:lang w:val="en-GB"/>
        </w:rPr>
        <w:t xml:space="preserve"> </w:t>
      </w:r>
      <w:r w:rsidR="00A34594" w:rsidRPr="006732BE">
        <w:rPr>
          <w:lang w:val="en-GB"/>
        </w:rPr>
        <w:t>+</w:t>
      </w:r>
      <w:r w:rsidR="00103C51">
        <w:rPr>
          <w:lang w:val="en-GB"/>
        </w:rPr>
        <w:t xml:space="preserve"> </w:t>
      </w:r>
      <w:r w:rsidR="00A34594" w:rsidRPr="006732BE">
        <w:rPr>
          <w:lang w:val="en-GB"/>
        </w:rPr>
        <w:t>PLUTON2</w:t>
      </w:r>
      <w:r w:rsidR="00A34594">
        <w:rPr>
          <w:lang w:val="en-GB"/>
        </w:rPr>
        <w:t xml:space="preserve"> </w:t>
      </w:r>
      <w:r w:rsidR="00A34594" w:rsidRPr="001461A4">
        <w:rPr>
          <w:lang w:val="en-GB"/>
        </w:rPr>
        <w:t>chips</w:t>
      </w:r>
      <w:r w:rsidR="00A34594">
        <w:rPr>
          <w:lang w:val="en-GB"/>
        </w:rPr>
        <w:t xml:space="preserve"> </w:t>
      </w:r>
      <w:r w:rsidR="00C24006">
        <w:rPr>
          <w:lang w:val="en-GB"/>
        </w:rPr>
        <w:t xml:space="preserve">or equivalent module </w:t>
      </w:r>
    </w:p>
    <w:p w14:paraId="10B6ED6A" w14:textId="13FE4915" w:rsidR="00C17350" w:rsidRPr="00103C51" w:rsidRDefault="0035757F" w:rsidP="00E971AC">
      <w:pPr>
        <w:pStyle w:val="ListParagraph"/>
        <w:numPr>
          <w:ilvl w:val="2"/>
          <w:numId w:val="7"/>
        </w:numPr>
        <w:spacing w:line="360" w:lineRule="auto"/>
        <w:jc w:val="both"/>
        <w:rPr>
          <w:rFonts w:eastAsia="Aptos" w:cs="Aptos"/>
          <w:color w:val="000000" w:themeColor="text1"/>
          <w:lang w:val="en-GB"/>
        </w:rPr>
      </w:pPr>
      <w:r>
        <w:rPr>
          <w:lang w:val="en-GB"/>
        </w:rPr>
        <w:t xml:space="preserve">e.g. </w:t>
      </w:r>
      <w:r w:rsidR="00C42AC6">
        <w:rPr>
          <w:lang w:val="en-GB"/>
        </w:rPr>
        <w:t xml:space="preserve">Murata </w:t>
      </w:r>
      <w:r w:rsidR="00A34594" w:rsidRPr="00103C51">
        <w:rPr>
          <w:lang w:val="en-GB"/>
        </w:rPr>
        <w:t>Type 1YL</w:t>
      </w:r>
      <w:ins w:id="48" w:author="Blaze Sanders" w:date="2025-04-24T13:30:00Z" w16du:dateUtc="2025-04-24T20:30:00Z">
        <w:r w:rsidR="00445572">
          <w:rPr>
            <w:lang w:val="en-GB"/>
          </w:rPr>
          <w:t xml:space="preserve"> </w:t>
        </w:r>
      </w:ins>
    </w:p>
    <w:p w14:paraId="71C27A4A" w14:textId="77777777" w:rsidR="001D1BF5" w:rsidRPr="001D1BF5" w:rsidRDefault="00517F6C" w:rsidP="004A6CE9">
      <w:pPr>
        <w:pStyle w:val="ListParagraph"/>
        <w:numPr>
          <w:ilvl w:val="1"/>
          <w:numId w:val="7"/>
        </w:numPr>
        <w:spacing w:line="360" w:lineRule="auto"/>
        <w:jc w:val="both"/>
        <w:rPr>
          <w:rFonts w:eastAsia="Aptos" w:cs="Aptos"/>
          <w:color w:val="000000" w:themeColor="text1"/>
          <w:lang w:val="en-GB"/>
        </w:rPr>
      </w:pPr>
      <w:r w:rsidRPr="00C17350">
        <w:rPr>
          <w:b/>
          <w:bCs/>
          <w:lang w:val="en-GB"/>
        </w:rPr>
        <w:t>Option B:</w:t>
      </w:r>
      <w:r w:rsidRPr="00C17350">
        <w:rPr>
          <w:lang w:val="en-GB"/>
        </w:rPr>
        <w:t xml:space="preserve"> </w:t>
      </w:r>
      <w:r w:rsidR="00A34594" w:rsidRPr="00C17350">
        <w:rPr>
          <w:lang w:val="en-GB"/>
        </w:rPr>
        <w:t>SA415M or SA515M</w:t>
      </w:r>
      <w:r w:rsidR="000D560A" w:rsidRPr="00C17350">
        <w:rPr>
          <w:lang w:val="en-GB"/>
        </w:rPr>
        <w:t xml:space="preserve"> </w:t>
      </w:r>
    </w:p>
    <w:p w14:paraId="0FE5166A" w14:textId="0A38AA43" w:rsidR="00517F6C" w:rsidRPr="00C17350" w:rsidRDefault="000D560A" w:rsidP="001D1BF5">
      <w:pPr>
        <w:pStyle w:val="ListParagraph"/>
        <w:numPr>
          <w:ilvl w:val="2"/>
          <w:numId w:val="7"/>
        </w:numPr>
        <w:spacing w:line="360" w:lineRule="auto"/>
        <w:jc w:val="both"/>
        <w:rPr>
          <w:rFonts w:eastAsia="Aptos" w:cs="Aptos"/>
          <w:color w:val="000000" w:themeColor="text1"/>
          <w:lang w:val="en-GB"/>
        </w:rPr>
      </w:pPr>
      <w:r w:rsidRPr="00C17350">
        <w:rPr>
          <w:lang w:val="en-GB"/>
        </w:rPr>
        <w:t>e.g. LAM</w:t>
      </w:r>
      <w:r w:rsidR="00C17350" w:rsidRPr="00C17350">
        <w:rPr>
          <w:lang w:val="en-GB"/>
        </w:rPr>
        <w:t>-x800 / VMC-QSA515M</w:t>
      </w:r>
    </w:p>
    <w:p w14:paraId="0A85E57F" w14:textId="1C837AC7" w:rsidR="00F27B7D" w:rsidRPr="00F73E61" w:rsidRDefault="00C17350" w:rsidP="004A6CE9">
      <w:pPr>
        <w:pStyle w:val="ListParagraph"/>
        <w:numPr>
          <w:ilvl w:val="1"/>
          <w:numId w:val="7"/>
        </w:numPr>
        <w:spacing w:line="360" w:lineRule="auto"/>
        <w:jc w:val="both"/>
        <w:rPr>
          <w:rFonts w:eastAsia="Aptos" w:cs="Aptos"/>
          <w:color w:val="000000" w:themeColor="text1"/>
          <w:lang w:val="en-GB"/>
        </w:rPr>
      </w:pPr>
      <w:r w:rsidRPr="00C17350">
        <w:rPr>
          <w:b/>
          <w:bCs/>
          <w:lang w:val="en-GB"/>
        </w:rPr>
        <w:t xml:space="preserve">Option </w:t>
      </w:r>
      <w:r>
        <w:rPr>
          <w:b/>
          <w:bCs/>
          <w:lang w:val="en-GB"/>
        </w:rPr>
        <w:t>C</w:t>
      </w:r>
      <w:r w:rsidR="00517F6C">
        <w:rPr>
          <w:rFonts w:ascii="Helvetica Neue" w:hAnsi="Helvetica Neue" w:cs="Helvetica Neue"/>
          <w:color w:val="000000"/>
          <w:sz w:val="26"/>
          <w:szCs w:val="26"/>
        </w:rPr>
        <w:t xml:space="preserve">: </w:t>
      </w:r>
      <w:r w:rsidR="00A34594" w:rsidRPr="6C1FF477">
        <w:rPr>
          <w:lang w:val="en-GB"/>
        </w:rPr>
        <w:t>Internal to SA522M</w:t>
      </w:r>
      <w:ins w:id="49" w:author="Blaze Sanders" w:date="2025-04-24T13:37:00Z" w16du:dateUtc="2025-04-24T20:37:00Z">
        <w:r w:rsidR="00AA5AB2">
          <w:rPr>
            <w:lang w:val="en-GB"/>
          </w:rPr>
          <w:t xml:space="preserve"> </w:t>
        </w:r>
        <w:r w:rsidR="00AA5AB2" w:rsidRPr="00335C89">
          <w:rPr>
            <w:rFonts w:eastAsia="Aptos" w:cs="Aptos"/>
            <w:color w:val="000000" w:themeColor="text1"/>
            <w:lang w:val="it-IT"/>
          </w:rPr>
          <w:t>(</w:t>
        </w:r>
        <w:proofErr w:type="spellStart"/>
        <w:r w:rsidR="00AA5AB2">
          <w:rPr>
            <w:rFonts w:eastAsia="Aptos" w:cs="Aptos"/>
            <w:color w:val="000000" w:themeColor="text1"/>
            <w:lang w:val="it-IT"/>
          </w:rPr>
          <w:t>Dual</w:t>
        </w:r>
        <w:r w:rsidR="00AA5AB2" w:rsidRPr="00335C89">
          <w:rPr>
            <w:rFonts w:eastAsia="Aptos" w:cs="Aptos"/>
            <w:color w:val="000000" w:themeColor="text1"/>
            <w:lang w:val="it-IT"/>
          </w:rPr>
          <w:t>core</w:t>
        </w:r>
        <w:proofErr w:type="spellEnd"/>
        <w:r w:rsidR="00AA5AB2" w:rsidRPr="00335C89">
          <w:rPr>
            <w:rFonts w:eastAsia="Aptos" w:cs="Aptos"/>
            <w:color w:val="000000" w:themeColor="text1"/>
            <w:lang w:val="it-IT"/>
          </w:rPr>
          <w:t>)</w:t>
        </w:r>
      </w:ins>
    </w:p>
    <w:p w14:paraId="7EA889DB" w14:textId="77777777" w:rsidR="00F466E7" w:rsidRDefault="00F27B7D" w:rsidP="004A6CE9">
      <w:pPr>
        <w:pStyle w:val="ListParagraph"/>
        <w:numPr>
          <w:ilvl w:val="0"/>
          <w:numId w:val="7"/>
        </w:numPr>
        <w:spacing w:line="360" w:lineRule="auto"/>
        <w:rPr>
          <w:rFonts w:eastAsia="Aptos" w:cs="Aptos"/>
          <w:color w:val="000000" w:themeColor="text1"/>
          <w:lang w:val="en-GB"/>
        </w:rPr>
      </w:pPr>
      <w:r w:rsidRPr="6C1FF477">
        <w:rPr>
          <w:rFonts w:eastAsia="Aptos" w:cs="Aptos"/>
          <w:b/>
          <w:color w:val="000000" w:themeColor="text1"/>
          <w:lang w:val="en-GB"/>
        </w:rPr>
        <w:t>LTE_MODULE:</w:t>
      </w:r>
      <w:r w:rsidRPr="6C1FF477">
        <w:rPr>
          <w:rFonts w:eastAsia="Aptos" w:cs="Aptos"/>
          <w:color w:val="000000" w:themeColor="text1"/>
          <w:lang w:val="en-GB"/>
        </w:rPr>
        <w:t xml:space="preserve"> </w:t>
      </w:r>
    </w:p>
    <w:p w14:paraId="61E85B1B" w14:textId="77777777" w:rsidR="00F466E7" w:rsidRPr="00F466E7" w:rsidRDefault="00F466E7" w:rsidP="004A6CE9">
      <w:pPr>
        <w:pStyle w:val="ListParagraph"/>
        <w:numPr>
          <w:ilvl w:val="1"/>
          <w:numId w:val="7"/>
        </w:numPr>
        <w:spacing w:line="360" w:lineRule="auto"/>
        <w:rPr>
          <w:rFonts w:eastAsia="Aptos" w:cs="Aptos"/>
          <w:color w:val="000000" w:themeColor="text1"/>
          <w:lang w:val="en-GB"/>
        </w:rPr>
      </w:pPr>
      <w:r>
        <w:rPr>
          <w:rFonts w:eastAsia="Aptos" w:cs="Aptos"/>
          <w:b/>
          <w:bCs/>
          <w:color w:val="000000" w:themeColor="text1"/>
          <w:lang w:val="en-GB"/>
        </w:rPr>
        <w:t>Option A</w:t>
      </w:r>
      <w:r>
        <w:rPr>
          <w:rFonts w:eastAsia="Aptos" w:cs="Aptos"/>
          <w:color w:val="000000" w:themeColor="text1"/>
          <w:lang w:val="en-GB"/>
        </w:rPr>
        <w:t xml:space="preserve">: </w:t>
      </w:r>
      <w:proofErr w:type="spellStart"/>
      <w:r w:rsidR="00F27B7D" w:rsidRPr="6C1FF477">
        <w:rPr>
          <w:lang w:val="en-GB"/>
        </w:rPr>
        <w:t>UBlox</w:t>
      </w:r>
      <w:proofErr w:type="spellEnd"/>
      <w:r w:rsidR="00F27B7D" w:rsidRPr="6C1FF477">
        <w:rPr>
          <w:lang w:val="en-GB"/>
        </w:rPr>
        <w:t xml:space="preserve"> </w:t>
      </w:r>
      <w:r w:rsidR="00F27B7D" w:rsidRPr="6C1FF477">
        <w:rPr>
          <w:color w:val="1A1A1A"/>
          <w:lang w:val="en-GB"/>
        </w:rPr>
        <w:t>LEXI-R10 Series</w:t>
      </w:r>
    </w:p>
    <w:p w14:paraId="72E71DA5" w14:textId="0E8D948B" w:rsidR="002800A7" w:rsidRPr="009B6340" w:rsidRDefault="00F466E7" w:rsidP="004A6CE9">
      <w:pPr>
        <w:pStyle w:val="ListParagraph"/>
        <w:numPr>
          <w:ilvl w:val="1"/>
          <w:numId w:val="7"/>
        </w:numPr>
        <w:spacing w:line="360" w:lineRule="auto"/>
        <w:rPr>
          <w:ins w:id="50" w:author="Blaze Sanders" w:date="2025-04-29T07:06:00Z" w16du:dateUtc="2025-04-29T14:06:00Z"/>
          <w:rFonts w:eastAsia="Aptos" w:cs="Aptos"/>
          <w:color w:val="000000" w:themeColor="text1"/>
          <w:lang w:val="en-GB"/>
          <w:rPrChange w:id="51" w:author="Blaze Sanders" w:date="2025-04-29T07:06:00Z" w16du:dateUtc="2025-04-29T14:06:00Z">
            <w:rPr>
              <w:ins w:id="52" w:author="Blaze Sanders" w:date="2025-04-29T07:06:00Z" w16du:dateUtc="2025-04-29T14:06:00Z"/>
              <w:b/>
              <w:bCs/>
              <w:color w:val="1A1A1A"/>
              <w:lang w:val="en-GB"/>
            </w:rPr>
          </w:rPrChange>
        </w:rPr>
      </w:pPr>
      <w:r>
        <w:rPr>
          <w:rFonts w:eastAsia="Aptos" w:cs="Aptos"/>
          <w:b/>
          <w:bCs/>
          <w:color w:val="000000" w:themeColor="text1"/>
          <w:lang w:val="en-GB"/>
        </w:rPr>
        <w:t>Option B</w:t>
      </w:r>
      <w:r>
        <w:rPr>
          <w:rFonts w:eastAsia="Aptos" w:cs="Aptos"/>
          <w:color w:val="000000" w:themeColor="text1"/>
          <w:lang w:val="en-GB"/>
        </w:rPr>
        <w:t>: A</w:t>
      </w:r>
      <w:r w:rsidR="00F27B7D" w:rsidRPr="6C1FF477">
        <w:rPr>
          <w:color w:val="1A1A1A"/>
          <w:lang w:val="en-GB"/>
        </w:rPr>
        <w:t xml:space="preserve">ny global </w:t>
      </w:r>
      <w:r w:rsidR="00FF041B">
        <w:rPr>
          <w:color w:val="1A1A1A"/>
          <w:lang w:val="en-GB"/>
        </w:rPr>
        <w:t xml:space="preserve">4G </w:t>
      </w:r>
      <w:r w:rsidR="00F27B7D" w:rsidRPr="6C1FF477">
        <w:rPr>
          <w:color w:val="1A1A1A"/>
          <w:lang w:val="en-GB"/>
        </w:rPr>
        <w:t>CAT-1</w:t>
      </w:r>
      <w:r w:rsidR="00FF041B">
        <w:rPr>
          <w:color w:val="1A1A1A"/>
          <w:lang w:val="en-GB"/>
        </w:rPr>
        <w:t xml:space="preserve"> </w:t>
      </w:r>
      <w:r w:rsidR="00F27B7D" w:rsidRPr="00FF041B">
        <w:rPr>
          <w:b/>
          <w:bCs/>
          <w:color w:val="1A1A1A"/>
          <w:lang w:val="en-GB"/>
        </w:rPr>
        <w:t>B</w:t>
      </w:r>
      <w:ins w:id="53" w:author="Blaze Sanders" w:date="2025-04-24T13:37:00Z" w16du:dateUtc="2025-04-24T20:37:00Z">
        <w:r w:rsidR="00487116">
          <w:rPr>
            <w:b/>
            <w:bCs/>
            <w:color w:val="1A1A1A"/>
            <w:lang w:val="en-GB"/>
          </w:rPr>
          <w:t>is</w:t>
        </w:r>
      </w:ins>
      <w:ins w:id="54" w:author="Blaze Sanders" w:date="2025-04-29T07:05:00Z" w16du:dateUtc="2025-04-29T14:05:00Z">
        <w:r w:rsidR="009B6340">
          <w:rPr>
            <w:b/>
            <w:bCs/>
            <w:color w:val="1A1A1A"/>
            <w:lang w:val="en-GB"/>
          </w:rPr>
          <w:t xml:space="preserve"> </w:t>
        </w:r>
      </w:ins>
      <w:del w:id="55" w:author="Blaze Sanders" w:date="2025-04-24T13:37:00Z" w16du:dateUtc="2025-04-24T20:37:00Z">
        <w:r w:rsidR="00F27B7D" w:rsidRPr="00FF041B" w:rsidDel="00487116">
          <w:rPr>
            <w:b/>
            <w:bCs/>
            <w:color w:val="1A1A1A"/>
            <w:lang w:val="en-GB"/>
          </w:rPr>
          <w:delText>IS</w:delText>
        </w:r>
      </w:del>
    </w:p>
    <w:p w14:paraId="735325EA" w14:textId="7ABF2701" w:rsidR="009B6340" w:rsidRPr="002800A7" w:rsidRDefault="00CF4C96" w:rsidP="009B6340">
      <w:pPr>
        <w:pStyle w:val="ListParagraph"/>
        <w:numPr>
          <w:ilvl w:val="2"/>
          <w:numId w:val="7"/>
        </w:numPr>
        <w:spacing w:line="360" w:lineRule="auto"/>
        <w:rPr>
          <w:rFonts w:eastAsia="Aptos" w:cs="Aptos"/>
          <w:color w:val="000000" w:themeColor="text1"/>
          <w:lang w:val="en-GB"/>
        </w:rPr>
        <w:pPrChange w:id="56" w:author="Blaze Sanders" w:date="2025-04-29T07:06:00Z" w16du:dateUtc="2025-04-29T14:06:00Z">
          <w:pPr>
            <w:pStyle w:val="ListParagraph"/>
            <w:numPr>
              <w:ilvl w:val="1"/>
              <w:numId w:val="7"/>
            </w:numPr>
            <w:spacing w:line="360" w:lineRule="auto"/>
            <w:ind w:left="1440" w:hanging="360"/>
          </w:pPr>
        </w:pPrChange>
      </w:pPr>
      <w:ins w:id="57" w:author="Blaze Sanders" w:date="2025-04-29T07:06:00Z" w16du:dateUtc="2025-04-29T14:06:00Z">
        <w:r>
          <w:rPr>
            <w:rFonts w:eastAsia="Aptos" w:cs="Aptos"/>
            <w:color w:val="000000" w:themeColor="text1"/>
            <w:lang w:val="en-GB"/>
          </w:rPr>
          <w:t xml:space="preserve">e.g. </w:t>
        </w:r>
        <w:proofErr w:type="spellStart"/>
        <w:r w:rsidRPr="00CF4C96">
          <w:rPr>
            <w:rFonts w:eastAsia="Aptos" w:cs="Aptos"/>
            <w:color w:val="000000" w:themeColor="text1"/>
            <w:lang w:val="en-GB"/>
          </w:rPr>
          <w:t>Telit</w:t>
        </w:r>
        <w:proofErr w:type="spellEnd"/>
        <w:r w:rsidRPr="00CF4C96">
          <w:rPr>
            <w:rFonts w:eastAsia="Aptos" w:cs="Aptos"/>
            <w:color w:val="000000" w:themeColor="text1"/>
            <w:lang w:val="en-GB"/>
          </w:rPr>
          <w:t xml:space="preserve"> </w:t>
        </w:r>
        <w:proofErr w:type="spellStart"/>
        <w:r w:rsidRPr="00CF4C96">
          <w:rPr>
            <w:rFonts w:eastAsia="Aptos" w:cs="Aptos"/>
            <w:color w:val="000000" w:themeColor="text1"/>
            <w:lang w:val="en-GB"/>
          </w:rPr>
          <w:t>Cinterion</w:t>
        </w:r>
        <w:proofErr w:type="spellEnd"/>
        <w:r w:rsidRPr="00CF4C96">
          <w:rPr>
            <w:rFonts w:eastAsia="Aptos" w:cs="Aptos"/>
            <w:color w:val="000000" w:themeColor="text1"/>
            <w:lang w:val="en-GB"/>
          </w:rPr>
          <w:t xml:space="preserve"> LE910Q1-WW module</w:t>
        </w:r>
      </w:ins>
    </w:p>
    <w:p w14:paraId="4DC1F6CD" w14:textId="2CFC3355" w:rsidR="00F27B7D" w:rsidRPr="00F73E61" w:rsidRDefault="002800A7" w:rsidP="004A6CE9">
      <w:pPr>
        <w:pStyle w:val="ListParagraph"/>
        <w:numPr>
          <w:ilvl w:val="1"/>
          <w:numId w:val="7"/>
        </w:numPr>
        <w:spacing w:line="360" w:lineRule="auto"/>
        <w:rPr>
          <w:rFonts w:eastAsia="Aptos" w:cs="Aptos"/>
          <w:color w:val="000000" w:themeColor="text1"/>
          <w:lang w:val="en-GB"/>
        </w:rPr>
      </w:pPr>
      <w:r>
        <w:rPr>
          <w:rFonts w:eastAsia="Aptos" w:cs="Aptos"/>
          <w:b/>
          <w:bCs/>
          <w:color w:val="000000" w:themeColor="text1"/>
          <w:lang w:val="en-GB"/>
        </w:rPr>
        <w:t xml:space="preserve">Option </w:t>
      </w:r>
      <w:r w:rsidR="00302201">
        <w:rPr>
          <w:rFonts w:eastAsia="Aptos" w:cs="Aptos"/>
          <w:b/>
          <w:bCs/>
          <w:color w:val="000000" w:themeColor="text1"/>
          <w:lang w:val="en-GB"/>
        </w:rPr>
        <w:t>C:</w:t>
      </w:r>
      <w:r w:rsidRPr="6C1FF477">
        <w:rPr>
          <w:lang w:val="en-GB"/>
        </w:rPr>
        <w:t xml:space="preserve"> </w:t>
      </w:r>
      <w:r w:rsidR="00F27B7D" w:rsidRPr="6C1FF477">
        <w:rPr>
          <w:lang w:val="en-GB"/>
        </w:rPr>
        <w:t>Internal to SA522M (</w:t>
      </w:r>
      <w:del w:id="58" w:author="Blaze Sanders" w:date="2025-04-29T14:19:00Z" w16du:dateUtc="2025-04-29T21:19:00Z">
        <w:r w:rsidR="00F27B7D" w:rsidDel="00EA323F">
          <w:rPr>
            <w:lang w:val="en-GB"/>
          </w:rPr>
          <w:delText>if it can be operated in</w:delText>
        </w:r>
      </w:del>
      <w:ins w:id="59" w:author="Blaze Sanders" w:date="2025-04-29T14:19:00Z" w16du:dateUtc="2025-04-29T21:19:00Z">
        <w:r w:rsidR="00EA323F">
          <w:rPr>
            <w:lang w:val="en-GB"/>
          </w:rPr>
          <w:t>NRE to</w:t>
        </w:r>
      </w:ins>
      <w:ins w:id="60" w:author="Blaze Sanders" w:date="2025-04-29T14:20:00Z" w16du:dateUtc="2025-04-29T21:20:00Z">
        <w:r w:rsidR="005D2362">
          <w:rPr>
            <w:lang w:val="en-GB"/>
          </w:rPr>
          <w:t xml:space="preserve"> remove 5</w:t>
        </w:r>
        <w:proofErr w:type="gramStart"/>
        <w:r w:rsidR="005D2362">
          <w:rPr>
            <w:lang w:val="en-GB"/>
          </w:rPr>
          <w:t>G ,</w:t>
        </w:r>
        <w:proofErr w:type="gramEnd"/>
        <w:r w:rsidR="005D2362">
          <w:rPr>
            <w:lang w:val="en-GB"/>
          </w:rPr>
          <w:t xml:space="preserve"> and run in</w:t>
        </w:r>
      </w:ins>
      <w:r w:rsidR="00F27B7D">
        <w:rPr>
          <w:lang w:val="en-GB"/>
        </w:rPr>
        <w:t xml:space="preserve"> </w:t>
      </w:r>
      <w:r w:rsidR="00F27B7D" w:rsidRPr="00085B61">
        <w:rPr>
          <w:lang w:val="en-GB"/>
        </w:rPr>
        <w:t>4G</w:t>
      </w:r>
      <w:r w:rsidR="00F27B7D">
        <w:rPr>
          <w:lang w:val="en-GB"/>
        </w:rPr>
        <w:t xml:space="preserve"> </w:t>
      </w:r>
      <w:del w:id="61" w:author="Blaze Sanders" w:date="2025-04-29T14:20:00Z" w16du:dateUtc="2025-04-29T21:20:00Z">
        <w:r w:rsidR="00F27B7D" w:rsidDel="005D2362">
          <w:rPr>
            <w:lang w:val="en-GB"/>
          </w:rPr>
          <w:delText xml:space="preserve">LTE </w:delText>
        </w:r>
      </w:del>
      <w:r w:rsidR="00F27B7D">
        <w:rPr>
          <w:lang w:val="en-GB"/>
        </w:rPr>
        <w:t>C</w:t>
      </w:r>
      <w:del w:id="62" w:author="Blaze Sanders" w:date="2025-04-29T14:20:00Z" w16du:dateUtc="2025-04-29T21:20:00Z">
        <w:r w:rsidR="00F27B7D" w:rsidDel="005D2362">
          <w:rPr>
            <w:lang w:val="en-GB"/>
          </w:rPr>
          <w:delText>AT</w:delText>
        </w:r>
      </w:del>
      <w:ins w:id="63" w:author="Blaze Sanders" w:date="2025-04-29T14:20:00Z" w16du:dateUtc="2025-04-29T21:20:00Z">
        <w:r w:rsidR="005D2362">
          <w:rPr>
            <w:lang w:val="en-GB"/>
          </w:rPr>
          <w:t>at</w:t>
        </w:r>
      </w:ins>
      <w:r w:rsidR="00F27B7D">
        <w:rPr>
          <w:lang w:val="en-GB"/>
        </w:rPr>
        <w:t xml:space="preserve">-1 </w:t>
      </w:r>
      <w:ins w:id="64" w:author="Blaze Sanders" w:date="2025-04-29T14:20:00Z" w16du:dateUtc="2025-04-29T21:20:00Z">
        <w:r w:rsidR="005D2362">
          <w:rPr>
            <w:lang w:val="en-GB"/>
          </w:rPr>
          <w:t xml:space="preserve">Bis </w:t>
        </w:r>
      </w:ins>
      <w:r w:rsidR="00F27B7D">
        <w:rPr>
          <w:lang w:val="en-GB"/>
        </w:rPr>
        <w:t>mode</w:t>
      </w:r>
      <w:r w:rsidR="00F27B7D" w:rsidRPr="6C1FF477">
        <w:rPr>
          <w:lang w:val="en-GB"/>
        </w:rPr>
        <w:t>)</w:t>
      </w:r>
    </w:p>
    <w:p w14:paraId="2526031F" w14:textId="77777777" w:rsidR="00F27B7D" w:rsidRDefault="00F27B7D" w:rsidP="004A6CE9">
      <w:pPr>
        <w:pStyle w:val="ListParagraph"/>
        <w:numPr>
          <w:ilvl w:val="0"/>
          <w:numId w:val="7"/>
        </w:numPr>
        <w:spacing w:line="360" w:lineRule="auto"/>
        <w:jc w:val="both"/>
        <w:rPr>
          <w:rFonts w:eastAsia="Aptos" w:cs="Aptos"/>
          <w:color w:val="000000" w:themeColor="text1"/>
          <w:lang w:val="en-GB"/>
        </w:rPr>
      </w:pPr>
      <w:r w:rsidRPr="00144C4E">
        <w:rPr>
          <w:rFonts w:eastAsia="Aptos" w:cs="Aptos"/>
          <w:b/>
          <w:bCs/>
          <w:color w:val="000000" w:themeColor="text1"/>
          <w:lang w:val="en-GB"/>
        </w:rPr>
        <w:t>BLE_MCU:</w:t>
      </w:r>
      <w:r>
        <w:rPr>
          <w:rFonts w:eastAsia="Aptos" w:cs="Aptos"/>
          <w:color w:val="000000" w:themeColor="text1"/>
          <w:lang w:val="en-GB"/>
        </w:rPr>
        <w:t xml:space="preserve"> </w:t>
      </w:r>
      <w:r w:rsidRPr="002D16B6">
        <w:rPr>
          <w:rFonts w:eastAsia="Aptos" w:cs="Aptos"/>
          <w:color w:val="000000" w:themeColor="text1"/>
          <w:lang w:val="en-GB"/>
        </w:rPr>
        <w:t xml:space="preserve">Nordic </w:t>
      </w:r>
      <w:r>
        <w:rPr>
          <w:color w:val="1A1A1A"/>
        </w:rPr>
        <w:t>nRF5340</w:t>
      </w:r>
    </w:p>
    <w:p w14:paraId="3E527E46" w14:textId="6D15D867" w:rsidR="00F27B7D" w:rsidRDefault="00F27B7D" w:rsidP="004A6CE9">
      <w:pPr>
        <w:pStyle w:val="ListParagraph"/>
        <w:numPr>
          <w:ilvl w:val="0"/>
          <w:numId w:val="7"/>
        </w:numPr>
        <w:spacing w:line="360" w:lineRule="auto"/>
        <w:jc w:val="both"/>
        <w:rPr>
          <w:rFonts w:eastAsia="Aptos" w:cs="Aptos"/>
          <w:color w:val="000000" w:themeColor="text1"/>
          <w:lang w:val="en-GB"/>
        </w:rPr>
      </w:pPr>
      <w:commentRangeStart w:id="65"/>
      <w:commentRangeStart w:id="66"/>
      <w:r w:rsidRPr="00144C4E">
        <w:rPr>
          <w:rFonts w:eastAsia="Aptos" w:cs="Aptos"/>
          <w:b/>
          <w:bCs/>
          <w:color w:val="000000" w:themeColor="text1"/>
          <w:lang w:val="en-GB"/>
        </w:rPr>
        <w:t>RADAR_</w:t>
      </w:r>
      <w:r>
        <w:rPr>
          <w:rFonts w:eastAsia="Aptos" w:cs="Aptos"/>
          <w:b/>
          <w:bCs/>
          <w:color w:val="000000" w:themeColor="text1"/>
          <w:lang w:val="en-GB"/>
        </w:rPr>
        <w:t xml:space="preserve">MODULE: </w:t>
      </w:r>
      <w:del w:id="67" w:author="Blaze Sanders" w:date="2025-04-29T07:08:00Z" w16du:dateUtc="2025-04-29T14:08:00Z">
        <w:r w:rsidDel="00B541D5">
          <w:rPr>
            <w:rFonts w:eastAsia="Aptos" w:cs="Aptos"/>
            <w:color w:val="000000" w:themeColor="text1"/>
            <w:lang w:val="en-GB"/>
          </w:rPr>
          <w:delText xml:space="preserve">Any CPU </w:delText>
        </w:r>
        <w:r w:rsidR="00573354" w:rsidDel="00B541D5">
          <w:rPr>
            <w:rFonts w:eastAsia="Aptos" w:cs="Aptos"/>
            <w:color w:val="000000" w:themeColor="text1"/>
            <w:lang w:val="en-GB"/>
          </w:rPr>
          <w:delText xml:space="preserve">that is </w:delText>
        </w:r>
        <w:r w:rsidDel="00B541D5">
          <w:rPr>
            <w:rFonts w:eastAsia="Aptos" w:cs="Aptos"/>
            <w:color w:val="000000" w:themeColor="text1"/>
            <w:lang w:val="en-GB"/>
          </w:rPr>
          <w:delText>supported by the Board Support Package (BSP) API.</w:delText>
        </w:r>
        <w:commentRangeEnd w:id="65"/>
        <w:r w:rsidDel="00B541D5">
          <w:rPr>
            <w:rStyle w:val="CommentReference"/>
          </w:rPr>
          <w:commentReference w:id="65"/>
        </w:r>
        <w:commentRangeEnd w:id="66"/>
        <w:r w:rsidDel="00B541D5">
          <w:rPr>
            <w:rStyle w:val="CommentReference"/>
          </w:rPr>
          <w:commentReference w:id="66"/>
        </w:r>
      </w:del>
      <w:ins w:id="68" w:author="Blaze Sanders" w:date="2025-04-29T07:08:00Z" w16du:dateUtc="2025-04-29T14:08:00Z">
        <w:r w:rsidR="00B541D5">
          <w:rPr>
            <w:rFonts w:eastAsia="Aptos" w:cs="Aptos"/>
            <w:color w:val="000000" w:themeColor="text1"/>
            <w:lang w:val="en-GB"/>
          </w:rPr>
          <w:t>M</w:t>
        </w:r>
      </w:ins>
      <w:ins w:id="69" w:author="Blaze Sanders" w:date="2025-04-29T07:09:00Z" w16du:dateUtc="2025-04-29T14:09:00Z">
        <w:r w:rsidR="00083FFB">
          <w:rPr>
            <w:rFonts w:eastAsia="Aptos" w:cs="Aptos"/>
            <w:color w:val="000000" w:themeColor="text1"/>
            <w:lang w:val="en-GB"/>
          </w:rPr>
          <w:t>u</w:t>
        </w:r>
      </w:ins>
      <w:ins w:id="70" w:author="Blaze Sanders" w:date="2025-04-29T07:08:00Z" w16du:dateUtc="2025-04-29T14:08:00Z">
        <w:r w:rsidR="00B541D5">
          <w:rPr>
            <w:rFonts w:eastAsia="Aptos" w:cs="Aptos"/>
            <w:color w:val="000000" w:themeColor="text1"/>
            <w:lang w:val="en-GB"/>
          </w:rPr>
          <w:t xml:space="preserve">st pass </w:t>
        </w:r>
      </w:ins>
      <w:ins w:id="71" w:author="Blaze Sanders" w:date="2025-04-29T07:09:00Z" w16du:dateUtc="2025-04-29T14:09:00Z">
        <w:r w:rsidR="00083FFB">
          <w:rPr>
            <w:rFonts w:eastAsia="Aptos" w:cs="Aptos"/>
            <w:color w:val="000000" w:themeColor="text1"/>
            <w:lang w:val="en-GB"/>
          </w:rPr>
          <w:t xml:space="preserve">bi-directional </w:t>
        </w:r>
      </w:ins>
      <w:ins w:id="72" w:author="Blaze Sanders" w:date="2025-04-29T07:08:00Z" w16du:dateUtc="2025-04-29T14:08:00Z">
        <w:r w:rsidR="00B541D5">
          <w:rPr>
            <w:rFonts w:eastAsia="Aptos" w:cs="Aptos"/>
            <w:color w:val="000000" w:themeColor="text1"/>
            <w:lang w:val="en-GB"/>
          </w:rPr>
          <w:t xml:space="preserve">PRD requirements and </w:t>
        </w:r>
      </w:ins>
      <w:ins w:id="73" w:author="Blaze Sanders" w:date="2025-04-29T07:09:00Z" w16du:dateUtc="2025-04-29T14:09:00Z">
        <w:r w:rsidR="00083FFB">
          <w:rPr>
            <w:rFonts w:eastAsia="Aptos" w:cs="Aptos"/>
            <w:color w:val="000000" w:themeColor="text1"/>
            <w:lang w:val="en-GB"/>
          </w:rPr>
          <w:t xml:space="preserve">concepts in section 2.2 </w:t>
        </w:r>
      </w:ins>
    </w:p>
    <w:p w14:paraId="3B4CEFFB" w14:textId="05E67AC3" w:rsidR="00F27B7D" w:rsidRPr="00335C89" w:rsidRDefault="00E37C29" w:rsidP="004A6CE9">
      <w:pPr>
        <w:pStyle w:val="ListParagraph"/>
        <w:numPr>
          <w:ilvl w:val="0"/>
          <w:numId w:val="7"/>
        </w:numPr>
        <w:spacing w:line="360" w:lineRule="auto"/>
        <w:jc w:val="both"/>
        <w:rPr>
          <w:rStyle w:val="eop"/>
          <w:rFonts w:eastAsia="Aptos" w:cs="Aptos"/>
          <w:color w:val="000000" w:themeColor="text1"/>
          <w:lang w:val="it-IT"/>
        </w:rPr>
      </w:pPr>
      <w:r w:rsidRPr="00335C89">
        <w:rPr>
          <w:rFonts w:eastAsia="Aptos" w:cs="Aptos"/>
          <w:b/>
          <w:color w:val="000000" w:themeColor="text1"/>
          <w:lang w:val="it-IT"/>
        </w:rPr>
        <w:t>COMPANION</w:t>
      </w:r>
      <w:r w:rsidR="00F27B7D" w:rsidRPr="00335C89">
        <w:rPr>
          <w:rFonts w:eastAsia="Aptos" w:cs="Aptos"/>
          <w:b/>
          <w:color w:val="000000" w:themeColor="text1"/>
          <w:lang w:val="it-IT"/>
        </w:rPr>
        <w:t>_MCU:</w:t>
      </w:r>
      <w:r w:rsidR="00F27B7D" w:rsidRPr="00335C89">
        <w:rPr>
          <w:rFonts w:eastAsia="Aptos" w:cs="Aptos"/>
          <w:color w:val="000000" w:themeColor="text1"/>
          <w:lang w:val="it-IT"/>
        </w:rPr>
        <w:t xml:space="preserve"> Alif Ensemble </w:t>
      </w:r>
      <w:del w:id="74" w:author="Blaze Sanders" w:date="2025-04-29T07:07:00Z" w16du:dateUtc="2025-04-29T14:07:00Z">
        <w:r w:rsidR="00F27B7D" w:rsidRPr="00335C89" w:rsidDel="009C2588">
          <w:rPr>
            <w:rFonts w:eastAsia="Aptos" w:cs="Aptos"/>
            <w:color w:val="000000" w:themeColor="text1"/>
            <w:lang w:val="it-IT"/>
          </w:rPr>
          <w:delText>E</w:delText>
        </w:r>
        <w:r w:rsidR="00F27B7D" w:rsidRPr="00335C89" w:rsidDel="001A62A7">
          <w:rPr>
            <w:rFonts w:eastAsia="Aptos" w:cs="Aptos"/>
            <w:color w:val="000000" w:themeColor="text1"/>
            <w:lang w:val="it-IT"/>
          </w:rPr>
          <w:delText>1</w:delText>
        </w:r>
        <w:r w:rsidR="00F27B7D" w:rsidRPr="00335C89" w:rsidDel="009C2588">
          <w:rPr>
            <w:rFonts w:eastAsia="Aptos" w:cs="Aptos"/>
            <w:color w:val="000000" w:themeColor="text1"/>
            <w:lang w:val="it-IT"/>
          </w:rPr>
          <w:delText>/</w:delText>
        </w:r>
      </w:del>
      <w:r w:rsidR="00F27B7D" w:rsidRPr="00335C89">
        <w:rPr>
          <w:rFonts w:eastAsia="Aptos" w:cs="Aptos"/>
          <w:color w:val="000000" w:themeColor="text1"/>
          <w:lang w:val="it-IT"/>
        </w:rPr>
        <w:t xml:space="preserve">E3 </w:t>
      </w:r>
      <w:commentRangeStart w:id="75"/>
      <w:commentRangeStart w:id="76"/>
      <w:commentRangeStart w:id="77"/>
      <w:commentRangeEnd w:id="75"/>
      <w:r w:rsidR="00F27B7D">
        <w:rPr>
          <w:rStyle w:val="CommentReference"/>
        </w:rPr>
        <w:commentReference w:id="75"/>
      </w:r>
      <w:commentRangeEnd w:id="76"/>
      <w:r w:rsidR="00F27B7D">
        <w:rPr>
          <w:rStyle w:val="CommentReference"/>
        </w:rPr>
        <w:commentReference w:id="76"/>
      </w:r>
      <w:commentRangeEnd w:id="77"/>
      <w:r w:rsidR="000061D4">
        <w:rPr>
          <w:rStyle w:val="CommentReference"/>
        </w:rPr>
        <w:commentReference w:id="77"/>
      </w:r>
    </w:p>
    <w:p w14:paraId="22212C02" w14:textId="77777777" w:rsidR="008B555B" w:rsidRPr="00335C89" w:rsidRDefault="008B555B" w:rsidP="007E244B">
      <w:pPr>
        <w:pStyle w:val="paragraph"/>
        <w:spacing w:before="0" w:beforeAutospacing="0" w:after="0" w:afterAutospacing="0"/>
        <w:textAlignment w:val="baseline"/>
        <w:rPr>
          <w:rStyle w:val="eop"/>
          <w:rFonts w:ascii="Aptos" w:eastAsiaTheme="majorEastAsia" w:hAnsi="Aptos" w:cs="Segoe UI"/>
          <w:sz w:val="22"/>
          <w:szCs w:val="22"/>
          <w:lang w:val="it-IT"/>
        </w:rPr>
      </w:pPr>
    </w:p>
    <w:p w14:paraId="134244F0" w14:textId="6A66FB48" w:rsidR="000D057A" w:rsidRDefault="000D057A" w:rsidP="00E82998">
      <w:pPr>
        <w:pStyle w:val="Heading1"/>
        <w:pageBreakBefore/>
        <w:spacing w:line="278" w:lineRule="auto"/>
        <w:ind w:left="431" w:hanging="431"/>
      </w:pPr>
      <w:bookmarkStart w:id="80" w:name="_Toc191907204"/>
      <w:bookmarkStart w:id="81" w:name="_Toc191907387"/>
      <w:bookmarkStart w:id="82" w:name="_Toc191908746"/>
      <w:bookmarkStart w:id="83" w:name="_Toc191908955"/>
      <w:bookmarkStart w:id="84" w:name="_Toc191907022"/>
      <w:bookmarkStart w:id="85" w:name="_Toc191907205"/>
      <w:bookmarkStart w:id="86" w:name="_Toc191907388"/>
      <w:bookmarkStart w:id="87" w:name="_Toc191908747"/>
      <w:bookmarkStart w:id="88" w:name="_Toc191908956"/>
      <w:bookmarkStart w:id="89" w:name="_Toc191907023"/>
      <w:bookmarkStart w:id="90" w:name="_Toc191907206"/>
      <w:bookmarkStart w:id="91" w:name="_Toc191907389"/>
      <w:bookmarkStart w:id="92" w:name="_Toc191908748"/>
      <w:bookmarkStart w:id="93" w:name="_Toc191908957"/>
      <w:bookmarkStart w:id="94" w:name="_Toc191907024"/>
      <w:bookmarkStart w:id="95" w:name="_Toc191907207"/>
      <w:bookmarkStart w:id="96" w:name="_Toc191907390"/>
      <w:bookmarkStart w:id="97" w:name="_Toc191908749"/>
      <w:bookmarkStart w:id="98" w:name="_Toc191908958"/>
      <w:bookmarkStart w:id="99" w:name="_Toc191907025"/>
      <w:bookmarkStart w:id="100" w:name="_Toc191907208"/>
      <w:bookmarkStart w:id="101" w:name="_Toc191907391"/>
      <w:bookmarkStart w:id="102" w:name="_Toc191908750"/>
      <w:bookmarkStart w:id="103" w:name="_Toc191908959"/>
      <w:bookmarkStart w:id="104" w:name="_Toc191907026"/>
      <w:bookmarkStart w:id="105" w:name="_Toc191907209"/>
      <w:bookmarkStart w:id="106" w:name="_Toc191907392"/>
      <w:bookmarkStart w:id="107" w:name="_Toc191908751"/>
      <w:bookmarkStart w:id="108" w:name="_Toc191908960"/>
      <w:bookmarkStart w:id="109" w:name="_Toc191907027"/>
      <w:bookmarkStart w:id="110" w:name="_Toc191907210"/>
      <w:bookmarkStart w:id="111" w:name="_Toc191907393"/>
      <w:bookmarkStart w:id="112" w:name="_Toc191908752"/>
      <w:bookmarkStart w:id="113" w:name="_Toc191908961"/>
      <w:bookmarkStart w:id="114" w:name="_Toc191907028"/>
      <w:bookmarkStart w:id="115" w:name="_Toc191907211"/>
      <w:bookmarkStart w:id="116" w:name="_Toc191907394"/>
      <w:bookmarkStart w:id="117" w:name="_Toc191908753"/>
      <w:bookmarkStart w:id="118" w:name="_Toc191908962"/>
      <w:bookmarkStart w:id="119" w:name="_Toc191907029"/>
      <w:bookmarkStart w:id="120" w:name="_Toc191907212"/>
      <w:bookmarkStart w:id="121" w:name="_Toc191907395"/>
      <w:bookmarkStart w:id="122" w:name="_Toc191908754"/>
      <w:bookmarkStart w:id="123" w:name="_Toc191908963"/>
      <w:bookmarkStart w:id="124" w:name="_Toc191907030"/>
      <w:bookmarkStart w:id="125" w:name="_Toc191907213"/>
      <w:bookmarkStart w:id="126" w:name="_Toc191907396"/>
      <w:bookmarkStart w:id="127" w:name="_Toc191908755"/>
      <w:bookmarkStart w:id="128" w:name="_Toc191908964"/>
      <w:bookmarkStart w:id="129" w:name="_Toc191907031"/>
      <w:bookmarkStart w:id="130" w:name="_Toc191907214"/>
      <w:bookmarkStart w:id="131" w:name="_Toc191907397"/>
      <w:bookmarkStart w:id="132" w:name="_Toc191908756"/>
      <w:bookmarkStart w:id="133" w:name="_Toc191908965"/>
      <w:bookmarkStart w:id="134" w:name="_Toc191907032"/>
      <w:bookmarkStart w:id="135" w:name="_Toc191907215"/>
      <w:bookmarkStart w:id="136" w:name="_Toc191907398"/>
      <w:bookmarkStart w:id="137" w:name="_Toc191908757"/>
      <w:bookmarkStart w:id="138" w:name="_Toc191908966"/>
      <w:bookmarkStart w:id="139" w:name="_Toc191907033"/>
      <w:bookmarkStart w:id="140" w:name="_Toc191907216"/>
      <w:bookmarkStart w:id="141" w:name="_Toc191907399"/>
      <w:bookmarkStart w:id="142" w:name="_Toc191908758"/>
      <w:bookmarkStart w:id="143" w:name="_Toc191908967"/>
      <w:bookmarkStart w:id="144" w:name="_Toc191907034"/>
      <w:bookmarkStart w:id="145" w:name="_Toc191907217"/>
      <w:bookmarkStart w:id="146" w:name="_Toc191907400"/>
      <w:bookmarkStart w:id="147" w:name="_Toc191908759"/>
      <w:bookmarkStart w:id="148" w:name="_Toc191908968"/>
      <w:bookmarkStart w:id="149" w:name="_Toc191907036"/>
      <w:bookmarkStart w:id="150" w:name="_Toc191907219"/>
      <w:bookmarkStart w:id="151" w:name="_Toc191907402"/>
      <w:bookmarkStart w:id="152" w:name="_Toc191908761"/>
      <w:bookmarkStart w:id="153" w:name="_Toc191908970"/>
      <w:bookmarkStart w:id="154" w:name="_Toc191907037"/>
      <w:bookmarkStart w:id="155" w:name="_Toc191907220"/>
      <w:bookmarkStart w:id="156" w:name="_Toc191907403"/>
      <w:bookmarkStart w:id="157" w:name="_Toc191908762"/>
      <w:bookmarkStart w:id="158" w:name="_Toc191908971"/>
      <w:bookmarkStart w:id="159" w:name="_Toc191907038"/>
      <w:bookmarkStart w:id="160" w:name="_Toc191907221"/>
      <w:bookmarkStart w:id="161" w:name="_Toc191907404"/>
      <w:bookmarkStart w:id="162" w:name="_Toc191908763"/>
      <w:bookmarkStart w:id="163" w:name="_Toc191908972"/>
      <w:bookmarkStart w:id="164" w:name="_Toc191907039"/>
      <w:bookmarkStart w:id="165" w:name="_Toc191907222"/>
      <w:bookmarkStart w:id="166" w:name="_Toc191907405"/>
      <w:bookmarkStart w:id="167" w:name="_Toc191908764"/>
      <w:bookmarkStart w:id="168" w:name="_Toc191908973"/>
      <w:bookmarkStart w:id="169" w:name="_Toc191907040"/>
      <w:bookmarkStart w:id="170" w:name="_Toc191907223"/>
      <w:bookmarkStart w:id="171" w:name="_Toc191907406"/>
      <w:bookmarkStart w:id="172" w:name="_Toc191908765"/>
      <w:bookmarkStart w:id="173" w:name="_Toc191908974"/>
      <w:bookmarkStart w:id="174" w:name="_Toc191907041"/>
      <w:bookmarkStart w:id="175" w:name="_Toc191907224"/>
      <w:bookmarkStart w:id="176" w:name="_Toc191907407"/>
      <w:bookmarkStart w:id="177" w:name="_Toc191908766"/>
      <w:bookmarkStart w:id="178" w:name="_Toc191908975"/>
      <w:bookmarkStart w:id="179" w:name="_Toc191907042"/>
      <w:bookmarkStart w:id="180" w:name="_Toc191907225"/>
      <w:bookmarkStart w:id="181" w:name="_Toc191907408"/>
      <w:bookmarkStart w:id="182" w:name="_Toc191908767"/>
      <w:bookmarkStart w:id="183" w:name="_Toc191908976"/>
      <w:bookmarkStart w:id="184" w:name="_Toc1489365782"/>
      <w:bookmarkStart w:id="185" w:name="_Toc196394930"/>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r>
        <w:lastRenderedPageBreak/>
        <w:t>Functional Requirements</w:t>
      </w:r>
      <w:bookmarkEnd w:id="184"/>
      <w:bookmarkEnd w:id="185"/>
    </w:p>
    <w:p w14:paraId="22C5A98A" w14:textId="7BF550E9" w:rsidR="000D57AB" w:rsidRPr="00DF175A" w:rsidRDefault="00DF175A" w:rsidP="00D67842">
      <w:pPr>
        <w:spacing w:line="360" w:lineRule="auto"/>
        <w:jc w:val="both"/>
        <w:rPr>
          <w:rFonts w:eastAsia="Raleway" w:cs="Raleway"/>
        </w:rPr>
      </w:pPr>
      <w:r>
        <w:rPr>
          <w:rFonts w:eastAsia="Raleway" w:cs="Raleway"/>
        </w:rPr>
        <w:t xml:space="preserve">Functional requirements define specific behavior or functions of the system </w:t>
      </w:r>
      <w:r w:rsidRPr="001C2210">
        <w:rPr>
          <w:rFonts w:eastAsia="Raleway" w:cs="Raleway"/>
        </w:rPr>
        <w:t>that the end user specifically demands as basic facilities.</w:t>
      </w:r>
    </w:p>
    <w:p w14:paraId="7BC91E67" w14:textId="7FF59B8A" w:rsidR="00A973A7" w:rsidRDefault="00A973A7" w:rsidP="00D67842">
      <w:pPr>
        <w:pStyle w:val="Heading2"/>
        <w:jc w:val="both"/>
      </w:pPr>
      <w:bookmarkStart w:id="186" w:name="_Toc196394931"/>
      <w:r>
        <w:t>Electrical Requirements</w:t>
      </w:r>
      <w:r w:rsidR="000E3783">
        <w:t xml:space="preserve"> (ELEC-###)</w:t>
      </w:r>
      <w:bookmarkEnd w:id="186"/>
    </w:p>
    <w:p w14:paraId="05E51938" w14:textId="77777777" w:rsidR="005E5FDC" w:rsidRPr="00D41FC5" w:rsidRDefault="005E5FDC" w:rsidP="00D67842">
      <w:pPr>
        <w:spacing w:line="360" w:lineRule="auto"/>
        <w:jc w:val="both"/>
        <w:rPr>
          <w:rFonts w:eastAsia="Raleway" w:cs="Raleway"/>
        </w:rPr>
      </w:pPr>
      <w:r w:rsidRPr="004E2EF3">
        <w:rPr>
          <w:rFonts w:eastAsia="Raleway" w:cs="Courier New"/>
          <w:b/>
          <w:bCs/>
        </w:rPr>
        <w:t>ELEC-003[Power]:</w:t>
      </w:r>
      <w:r w:rsidRPr="00D41FC5">
        <w:rPr>
          <w:rFonts w:eastAsia="Raleway" w:cs="Raleway"/>
        </w:rPr>
        <w:t xml:space="preserve"> VUE shall operating for 15.0 hours in Reduced RADAR power mode.</w:t>
      </w:r>
      <w:r w:rsidRPr="00D41FC5">
        <w:rPr>
          <w:rFonts w:eastAsia="Raleway" w:cs="Raleway"/>
        </w:rPr>
        <w:tab/>
      </w:r>
    </w:p>
    <w:p w14:paraId="41053F41" w14:textId="77777777" w:rsidR="005E5FDC" w:rsidRDefault="005E5FDC" w:rsidP="00D67842">
      <w:pPr>
        <w:spacing w:line="360" w:lineRule="auto"/>
        <w:jc w:val="both"/>
        <w:rPr>
          <w:rFonts w:eastAsia="Raleway" w:cs="Raleway"/>
        </w:rPr>
      </w:pPr>
      <w:r w:rsidRPr="004E2EF3">
        <w:rPr>
          <w:rFonts w:eastAsia="Raleway" w:cs="Courier New"/>
          <w:b/>
          <w:bCs/>
        </w:rPr>
        <w:t>ELEC-006[Power]:</w:t>
      </w:r>
      <w:r w:rsidRPr="00D41FC5">
        <w:rPr>
          <w:rFonts w:eastAsia="Raleway" w:cs="Raleway"/>
        </w:rPr>
        <w:t xml:space="preserve"> The VUE five (5) power modes (Nominal, IoT, Reduced RADAR, Anti-Tamper, and Deep Sleep (drawing &lt;27 µA) shall be managed in the BLE_MCU, as defined in the Power Mode Matrix document 998-00001-A</w:t>
      </w:r>
      <w:r>
        <w:rPr>
          <w:rFonts w:eastAsia="Raleway" w:cs="Raleway"/>
        </w:rPr>
        <w:t>.</w:t>
      </w:r>
    </w:p>
    <w:p w14:paraId="01586627" w14:textId="77777777" w:rsidR="005E5FDC" w:rsidRPr="00D41FC5" w:rsidRDefault="005E5FDC" w:rsidP="00D67842">
      <w:pPr>
        <w:spacing w:line="360" w:lineRule="auto"/>
        <w:jc w:val="both"/>
        <w:rPr>
          <w:rFonts w:eastAsia="Raleway" w:cs="Raleway"/>
        </w:rPr>
      </w:pPr>
      <w:r w:rsidRPr="004E2EF3">
        <w:rPr>
          <w:rFonts w:eastAsia="Raleway" w:cs="Courier New"/>
          <w:b/>
          <w:bCs/>
        </w:rPr>
        <w:t>ELEC-031[RADAR]:</w:t>
      </w:r>
      <w:r w:rsidRPr="00D41FC5">
        <w:rPr>
          <w:rFonts w:eastAsia="Raleway" w:cs="Raleway"/>
        </w:rPr>
        <w:t xml:space="preserve"> VUE shall use a 2T3R RADAR_MODULE which contains 2 transmit antenna and 3 receive antennas to provide enhanced angular tracking.</w:t>
      </w:r>
      <w:r w:rsidRPr="00D41FC5">
        <w:rPr>
          <w:rFonts w:eastAsia="Raleway" w:cs="Raleway"/>
        </w:rPr>
        <w:tab/>
      </w:r>
    </w:p>
    <w:p w14:paraId="0633A246" w14:textId="1A508F8A" w:rsidR="005E5FDC" w:rsidRPr="0023735A" w:rsidRDefault="0023735A" w:rsidP="00D67842">
      <w:pPr>
        <w:spacing w:line="360" w:lineRule="auto"/>
        <w:jc w:val="both"/>
        <w:rPr>
          <w:rFonts w:eastAsia="Raleway" w:cs="Raleway"/>
        </w:rPr>
      </w:pPr>
      <w:r w:rsidRPr="004C73EF">
        <w:rPr>
          <w:rFonts w:eastAsia="Raleway" w:cs="Raleway"/>
          <w:b/>
          <w:bCs/>
        </w:rPr>
        <w:t>ELEC-042[Power]:</w:t>
      </w:r>
      <w:r>
        <w:rPr>
          <w:rFonts w:eastAsia="Raleway" w:cs="Raleway"/>
        </w:rPr>
        <w:t xml:space="preserve"> </w:t>
      </w:r>
      <w:r w:rsidRPr="00F57C92">
        <w:rPr>
          <w:rFonts w:eastAsia="Raleway" w:cs="Raleway"/>
        </w:rPr>
        <w:t xml:space="preserve">The RADAR_MODULE shall operate from a DC power source within a range of 3.00 to 7.00 Volts and 0.143 to 0.333 Amp, with a 60 second sliding average power consumption during active operation (including processing rider-motion data) of less than 1.00 Watts. </w:t>
      </w:r>
    </w:p>
    <w:p w14:paraId="71D3DC94" w14:textId="57383658" w:rsidR="0069415C" w:rsidRDefault="0069415C" w:rsidP="00D67842">
      <w:pPr>
        <w:pStyle w:val="Heading2"/>
        <w:jc w:val="both"/>
      </w:pPr>
      <w:bookmarkStart w:id="187" w:name="_Toc196394932"/>
      <w:r>
        <w:t>Mechanical Requirements</w:t>
      </w:r>
      <w:r w:rsidR="000E3783">
        <w:t xml:space="preserve"> (MECH-###)</w:t>
      </w:r>
      <w:bookmarkEnd w:id="187"/>
    </w:p>
    <w:p w14:paraId="68CAA980" w14:textId="77777777" w:rsidR="0010457C" w:rsidRDefault="0010457C" w:rsidP="00D67842">
      <w:pPr>
        <w:spacing w:line="360" w:lineRule="auto"/>
        <w:jc w:val="both"/>
        <w:rPr>
          <w:rFonts w:eastAsia="Raleway" w:cs="Raleway"/>
        </w:rPr>
      </w:pPr>
      <w:r w:rsidRPr="004E2EF3">
        <w:rPr>
          <w:rFonts w:eastAsia="Raleway" w:cs="Courier New"/>
          <w:b/>
          <w:bCs/>
        </w:rPr>
        <w:t>MECH-007[Strength]:</w:t>
      </w:r>
      <w:r w:rsidRPr="00D41FC5">
        <w:rPr>
          <w:rFonts w:eastAsia="Raleway" w:cs="Raleway"/>
        </w:rPr>
        <w:t xml:space="preserve"> VUE shall have an ambient environment (e.g. in car truck or nominally on bike) operational temperature range of -10°C to 60°C, with all on PCB integrated circuit (IC’s), CPU's (e.g. BLE_MCU, APP_CPU, COMPANION_MCU), and X_MODULE's (e.g. RADAR_MODULE, LTE_MODULE, C-V2X_MODULE), and the POSITION_SUBSYSTEM rated for the Industrial range of -20°C to 85° C as defined by </w:t>
      </w:r>
      <w:hyperlink r:id="rId20" w:history="1">
        <w:r w:rsidRPr="00D41FC5">
          <w:rPr>
            <w:rStyle w:val="Hyperlink"/>
            <w:rFonts w:eastAsia="Raleway" w:cs="Raleway"/>
          </w:rPr>
          <w:t>Maxim Integrated Products</w:t>
        </w:r>
      </w:hyperlink>
      <w:r w:rsidRPr="00D41FC5">
        <w:rPr>
          <w:rFonts w:eastAsia="Raleway" w:cs="Raleway"/>
        </w:rPr>
        <w:t>, Inc.</w:t>
      </w:r>
    </w:p>
    <w:p w14:paraId="1F3253EF" w14:textId="63875C32" w:rsidR="0010457C" w:rsidRPr="00AC01CF" w:rsidRDefault="00AC01CF" w:rsidP="00D67842">
      <w:pPr>
        <w:spacing w:line="360" w:lineRule="auto"/>
        <w:jc w:val="both"/>
        <w:rPr>
          <w:rFonts w:eastAsia="Raleway" w:cs="Raleway"/>
        </w:rPr>
      </w:pPr>
      <w:r w:rsidRPr="00D41FC5">
        <w:rPr>
          <w:rFonts w:eastAsia="Raleway" w:cs="Raleway"/>
          <w:b/>
          <w:bCs/>
        </w:rPr>
        <w:t>MECH-014[RADAR]</w:t>
      </w:r>
      <w:r>
        <w:rPr>
          <w:rFonts w:eastAsia="Raleway" w:cs="Raleway"/>
          <w:b/>
          <w:bCs/>
        </w:rPr>
        <w:t xml:space="preserve">: </w:t>
      </w:r>
      <w:r w:rsidRPr="00F57C92">
        <w:rPr>
          <w:rFonts w:eastAsia="Raleway" w:cs="Raleway"/>
        </w:rPr>
        <w:t>The RADAR_MODULE shall be compact and lightweight with maximum dimension of 40 H x 12 D x 30 W mm (See Figure 1 of 999-00001-A for (X, Y, Z) axis definition).</w:t>
      </w:r>
    </w:p>
    <w:p w14:paraId="2D5C5C62" w14:textId="0FDC4284" w:rsidR="0069415C" w:rsidRDefault="0069415C" w:rsidP="00D67842">
      <w:pPr>
        <w:pStyle w:val="Heading2"/>
        <w:jc w:val="both"/>
      </w:pPr>
      <w:bookmarkStart w:id="188" w:name="_Toc196394933"/>
      <w:r>
        <w:t>Software Requirements</w:t>
      </w:r>
      <w:r w:rsidR="000E3783">
        <w:t xml:space="preserve"> (SOFT-###)</w:t>
      </w:r>
      <w:bookmarkEnd w:id="188"/>
    </w:p>
    <w:p w14:paraId="6DC2618F" w14:textId="77777777" w:rsidR="008038C7" w:rsidRPr="00D41FC5" w:rsidRDefault="008038C7" w:rsidP="00D67842">
      <w:pPr>
        <w:spacing w:line="360" w:lineRule="auto"/>
        <w:jc w:val="both"/>
        <w:rPr>
          <w:rFonts w:eastAsia="Raleway" w:cs="Raleway"/>
        </w:rPr>
      </w:pPr>
      <w:r w:rsidRPr="000F1280">
        <w:rPr>
          <w:rFonts w:eastAsia="Raleway" w:cs="Raleway"/>
          <w:b/>
          <w:bCs/>
        </w:rPr>
        <w:t>SOFT-005[RADAR]:</w:t>
      </w:r>
      <w:r>
        <w:rPr>
          <w:rFonts w:eastAsia="Raleway" w:cs="Raleway"/>
          <w:b/>
          <w:bCs/>
        </w:rPr>
        <w:t xml:space="preserve"> </w:t>
      </w:r>
      <w:r w:rsidRPr="00D41FC5">
        <w:rPr>
          <w:rFonts w:eastAsia="Raleway" w:cs="Raleway"/>
        </w:rPr>
        <w:t>VUE shall interface with RADAR_MODULE as a black box via BSP API’s, which provide information on objects detected by the RADAR.</w:t>
      </w:r>
    </w:p>
    <w:p w14:paraId="552596FF" w14:textId="77777777" w:rsidR="008038C7" w:rsidRPr="00F57C92" w:rsidRDefault="008038C7" w:rsidP="00D67842">
      <w:pPr>
        <w:spacing w:line="360" w:lineRule="auto"/>
        <w:jc w:val="both"/>
        <w:rPr>
          <w:rFonts w:eastAsia="Raleway" w:cs="Raleway"/>
        </w:rPr>
      </w:pPr>
      <w:r w:rsidRPr="004C73EF">
        <w:rPr>
          <w:rFonts w:eastAsia="Raleway" w:cs="Raleway"/>
          <w:b/>
          <w:bCs/>
        </w:rPr>
        <w:lastRenderedPageBreak/>
        <w:t>SOFT-006[RADAR]:</w:t>
      </w:r>
      <w:r>
        <w:rPr>
          <w:rFonts w:eastAsia="Raleway" w:cs="Raleway"/>
          <w:b/>
          <w:bCs/>
        </w:rPr>
        <w:t xml:space="preserve"> </w:t>
      </w:r>
      <w:r w:rsidRPr="00F57C92">
        <w:rPr>
          <w:rFonts w:eastAsia="Raleway" w:cs="Raleway"/>
        </w:rPr>
        <w:t xml:space="preserve">The RADAR_MODULE shall provide the coarse size of detected objects, and label them with at least one the four following </w:t>
      </w:r>
      <w:proofErr w:type="spellStart"/>
      <w:r w:rsidRPr="00F57C92">
        <w:rPr>
          <w:rFonts w:eastAsia="Raleway" w:cs="Raleway"/>
        </w:rPr>
        <w:t>enum</w:t>
      </w:r>
      <w:proofErr w:type="spellEnd"/>
      <w:r w:rsidRPr="00F57C92">
        <w:rPr>
          <w:rFonts w:eastAsia="Raleway" w:cs="Raleway"/>
        </w:rPr>
        <w:t xml:space="preserve"> values: Large Vehicle, Passenger Vehicle, Motorized Two Wheel, or Bicycle.</w:t>
      </w:r>
    </w:p>
    <w:p w14:paraId="1E1E8BA2" w14:textId="77777777" w:rsidR="008038C7" w:rsidRDefault="008038C7" w:rsidP="00D67842">
      <w:pPr>
        <w:spacing w:line="360" w:lineRule="auto"/>
        <w:jc w:val="both"/>
        <w:rPr>
          <w:rFonts w:eastAsia="Raleway" w:cs="Raleway"/>
        </w:rPr>
      </w:pPr>
      <w:r w:rsidRPr="00EC5E2D">
        <w:rPr>
          <w:rFonts w:eastAsia="Raleway" w:cs="Raleway"/>
          <w:b/>
          <w:bCs/>
        </w:rPr>
        <w:t>SOFT-012[RADAR]:</w:t>
      </w:r>
      <w:r w:rsidRPr="00EC5E2D">
        <w:rPr>
          <w:rFonts w:eastAsia="Raleway" w:cs="Raleway"/>
          <w:b/>
          <w:bCs/>
        </w:rPr>
        <w:tab/>
      </w:r>
      <w:r w:rsidRPr="00F57C92">
        <w:rPr>
          <w:rFonts w:eastAsia="Raleway" w:cs="Raleway"/>
        </w:rPr>
        <w:t xml:space="preserve">VUE host system shall read the following variables from the RADAR_MODULE: relative distance (m), relative velocity (m/s), relative angular horizontal direction (degree), Power Draw (Watts), and </w:t>
      </w:r>
      <w:proofErr w:type="gramStart"/>
      <w:r w:rsidRPr="00F57C92">
        <w:rPr>
          <w:rFonts w:eastAsia="Raleway" w:cs="Raleway"/>
        </w:rPr>
        <w:t>On</w:t>
      </w:r>
      <w:proofErr w:type="gramEnd"/>
      <w:r w:rsidRPr="00F57C92">
        <w:rPr>
          <w:rFonts w:eastAsia="Raleway" w:cs="Raleway"/>
        </w:rPr>
        <w:t>/Off State (Boolean), RADAR_MODULE operational states (</w:t>
      </w:r>
      <w:proofErr w:type="spellStart"/>
      <w:r w:rsidRPr="00F57C92">
        <w:rPr>
          <w:rFonts w:eastAsia="Raleway" w:cs="Raleway"/>
        </w:rPr>
        <w:t>enum</w:t>
      </w:r>
      <w:proofErr w:type="spellEnd"/>
      <w:r w:rsidRPr="00F57C92">
        <w:rPr>
          <w:rFonts w:eastAsia="Raleway" w:cs="Raleway"/>
        </w:rPr>
        <w:t>) in read only mode to identify and track with non-swapping UUID’s at least eight (8) objects.</w:t>
      </w:r>
      <w:r>
        <w:rPr>
          <w:rFonts w:eastAsia="Raleway" w:cs="Raleway"/>
        </w:rPr>
        <w:t xml:space="preserve"> </w:t>
      </w:r>
    </w:p>
    <w:p w14:paraId="14DF74E9" w14:textId="77777777" w:rsidR="008038C7" w:rsidRPr="00D67842" w:rsidRDefault="008038C7" w:rsidP="00D67842">
      <w:pPr>
        <w:spacing w:line="360" w:lineRule="auto"/>
        <w:jc w:val="both"/>
        <w:rPr>
          <w:rFonts w:eastAsia="Raleway" w:cs="Raleway"/>
          <w:i/>
          <w:iCs/>
        </w:rPr>
      </w:pPr>
      <w:r w:rsidRPr="00D67842">
        <w:rPr>
          <w:rFonts w:eastAsia="Raleway" w:cs="Raleway"/>
          <w:i/>
          <w:iCs/>
        </w:rPr>
        <w:t>Note:  Negative relative velocities shall not be filtered out on the data presented to the UART, so that Spoke can perform its own filtering in the COMPANION_MCU. The COMPANION_MCU may allow post processing of RADAR images to enable Constant False Alarm Rate (CFAR) detection, Dynamic Programming (DP) algorithms, Clustering algorithms, and Kalman filtering. See SOFT-024 for ""Operational State"" details.</w:t>
      </w:r>
    </w:p>
    <w:p w14:paraId="5B94C4D1" w14:textId="77777777" w:rsidR="008038C7" w:rsidRPr="00EC5E2D" w:rsidRDefault="008038C7" w:rsidP="00D67842">
      <w:pPr>
        <w:spacing w:line="360" w:lineRule="auto"/>
        <w:jc w:val="both"/>
        <w:rPr>
          <w:rFonts w:eastAsia="Raleway" w:cs="Raleway"/>
        </w:rPr>
      </w:pPr>
      <w:r w:rsidRPr="00EC5E2D">
        <w:rPr>
          <w:rFonts w:eastAsia="Raleway" w:cs="Raleway"/>
          <w:b/>
          <w:bCs/>
        </w:rPr>
        <w:t>SOFT-016[RADAR]:</w:t>
      </w:r>
      <w:r w:rsidRPr="00EC5E2D">
        <w:rPr>
          <w:rFonts w:eastAsia="Raleway" w:cs="Raleway"/>
          <w:b/>
          <w:bCs/>
        </w:rPr>
        <w:tab/>
      </w:r>
      <w:r w:rsidRPr="00F57C92">
        <w:rPr>
          <w:rFonts w:eastAsia="Raleway" w:cs="Raleway"/>
        </w:rPr>
        <w:t xml:space="preserve">Target data (defined in SOFT-012) sent to the host system of VUE shall remain stable (less then 2% jitter in range ever 200 </w:t>
      </w:r>
      <w:proofErr w:type="spellStart"/>
      <w:r w:rsidRPr="00F57C92">
        <w:rPr>
          <w:rFonts w:eastAsia="Raleway" w:cs="Raleway"/>
        </w:rPr>
        <w:t>ms</w:t>
      </w:r>
      <w:proofErr w:type="spellEnd"/>
      <w:r w:rsidRPr="00F57C92">
        <w:rPr>
          <w:rFonts w:eastAsia="Raleway" w:cs="Raleway"/>
        </w:rPr>
        <w:t>) during typical cyclist maneuvers (e.g. cornering at up to 20.0 degrees lean, acceleration/deceleration up to ±2.00 m/s²) when provided with accurate rider-motion data.</w:t>
      </w:r>
    </w:p>
    <w:p w14:paraId="754F6C46" w14:textId="77777777" w:rsidR="008038C7" w:rsidRPr="00F57C92" w:rsidRDefault="008038C7" w:rsidP="00D67842">
      <w:pPr>
        <w:spacing w:line="360" w:lineRule="auto"/>
        <w:jc w:val="both"/>
        <w:rPr>
          <w:rFonts w:eastAsia="Raleway" w:cs="Raleway"/>
        </w:rPr>
      </w:pPr>
      <w:r w:rsidRPr="00EC5E2D">
        <w:rPr>
          <w:rFonts w:eastAsia="Raleway" w:cs="Raleway"/>
          <w:b/>
          <w:bCs/>
        </w:rPr>
        <w:t>SOFT-017[Performance]:</w:t>
      </w:r>
      <w:r>
        <w:rPr>
          <w:rFonts w:eastAsia="Raleway" w:cs="Raleway"/>
        </w:rPr>
        <w:t xml:space="preserve"> </w:t>
      </w:r>
      <w:r w:rsidRPr="00F57C92">
        <w:rPr>
          <w:rFonts w:eastAsia="Raleway" w:cs="Raleway"/>
        </w:rPr>
        <w:t>VUE shall transmit data out of the BLE_MCU antenna within 25 milliseconds (</w:t>
      </w:r>
      <w:proofErr w:type="spellStart"/>
      <w:r w:rsidRPr="00F57C92">
        <w:rPr>
          <w:rFonts w:eastAsia="Raleway" w:cs="Raleway"/>
        </w:rPr>
        <w:t>ms</w:t>
      </w:r>
      <w:proofErr w:type="spellEnd"/>
      <w:r w:rsidRPr="00F57C92">
        <w:rPr>
          <w:rFonts w:eastAsia="Raleway" w:cs="Raleway"/>
        </w:rPr>
        <w:t>) of the RADAR_MODULE, C-V2X_MODULE, or LTE_MODULE outputting a risk object on its communication interface. The time between a real-life event occurrence and corresponding target data availability at the output interface shall be less than 50 milliseconds.</w:t>
      </w:r>
    </w:p>
    <w:p w14:paraId="02F9BE48" w14:textId="77777777" w:rsidR="008038C7" w:rsidRPr="00F57C92" w:rsidRDefault="008038C7" w:rsidP="00D67842">
      <w:pPr>
        <w:spacing w:line="360" w:lineRule="auto"/>
        <w:jc w:val="both"/>
        <w:rPr>
          <w:rFonts w:eastAsia="Raleway" w:cs="Raleway"/>
        </w:rPr>
      </w:pPr>
      <w:r w:rsidRPr="005D6E1C">
        <w:rPr>
          <w:rFonts w:eastAsia="Raleway" w:cs="Raleway"/>
          <w:b/>
          <w:bCs/>
        </w:rPr>
        <w:t>SOFT-021[RADAR]:</w:t>
      </w:r>
      <w:r w:rsidRPr="005D6E1C">
        <w:rPr>
          <w:rFonts w:eastAsia="Raleway" w:cs="Raleway"/>
          <w:b/>
          <w:bCs/>
        </w:rPr>
        <w:tab/>
      </w:r>
      <w:r>
        <w:rPr>
          <w:rFonts w:eastAsia="Raleway" w:cs="Raleway"/>
        </w:rPr>
        <w:t xml:space="preserve"> </w:t>
      </w:r>
      <w:r w:rsidRPr="00F57C92">
        <w:rPr>
          <w:rFonts w:eastAsia="Raleway" w:cs="Raleway"/>
        </w:rPr>
        <w:t>The RADAR_MODULE shall utilize the ingested rider-motion data within its internal algorithms to: Perform motion compensation for improved target state estimation (absolute/relative position and velocity); Reliably discriminate between moving and stationary objects, significantly reducing false positives from stationary infrastructure (signs, guardrails, parked cars) when the bicycle is in motion; Improve tracking stability and accuracy during cyclist maneuvers (e.g., leaning, turning, accelerating, decelerating); Reduce the occurrence of false negatives and ghost targets.</w:t>
      </w:r>
    </w:p>
    <w:p w14:paraId="42058595" w14:textId="77777777" w:rsidR="008038C7" w:rsidRPr="00F57C92" w:rsidRDefault="008038C7" w:rsidP="00D67842">
      <w:pPr>
        <w:spacing w:line="360" w:lineRule="auto"/>
        <w:jc w:val="both"/>
        <w:rPr>
          <w:rFonts w:eastAsia="Raleway" w:cs="Raleway"/>
        </w:rPr>
      </w:pPr>
      <w:r w:rsidRPr="00C34CDE">
        <w:rPr>
          <w:rFonts w:eastAsia="Raleway" w:cs="Raleway"/>
          <w:b/>
          <w:bCs/>
        </w:rPr>
        <w:lastRenderedPageBreak/>
        <w:t>SOFT-022[RADAR]:</w:t>
      </w:r>
      <w:r w:rsidRPr="00F57C92">
        <w:rPr>
          <w:rFonts w:eastAsia="Raleway" w:cs="Raleway"/>
        </w:rPr>
        <w:tab/>
      </w:r>
      <w:r>
        <w:rPr>
          <w:rFonts w:eastAsia="Raleway" w:cs="Raleway"/>
        </w:rPr>
        <w:t xml:space="preserve"> </w:t>
      </w:r>
      <w:r w:rsidRPr="00F57C92">
        <w:rPr>
          <w:rFonts w:eastAsia="Raleway" w:cs="Raleway"/>
        </w:rPr>
        <w:t>Utilizing its RADAR measurements and the processed rider-motion data, the RADAR_MODULE shall provide sufficient output data quality to enable the Spoke VUE host system to clearly differentiate between targets: Directly approaching and intersecting with the cyclist's current or predicted path; Approaching in an adjacent lane (left or right); Safely passing trajectory.</w:t>
      </w:r>
    </w:p>
    <w:p w14:paraId="68E26C29" w14:textId="77777777" w:rsidR="008038C7" w:rsidRPr="00F57C92" w:rsidRDefault="008038C7" w:rsidP="00D67842">
      <w:pPr>
        <w:spacing w:line="360" w:lineRule="auto"/>
        <w:jc w:val="both"/>
        <w:rPr>
          <w:rFonts w:eastAsia="Raleway" w:cs="Raleway"/>
        </w:rPr>
      </w:pPr>
      <w:r w:rsidRPr="004F75DF">
        <w:rPr>
          <w:rFonts w:eastAsia="Raleway" w:cs="Raleway"/>
          <w:b/>
          <w:bCs/>
        </w:rPr>
        <w:t>SOFT-023[RADAR]:</w:t>
      </w:r>
      <w:r w:rsidRPr="004F75DF">
        <w:rPr>
          <w:rFonts w:eastAsia="Raleway" w:cs="Raleway"/>
          <w:b/>
          <w:bCs/>
        </w:rPr>
        <w:tab/>
      </w:r>
      <w:r>
        <w:rPr>
          <w:rFonts w:eastAsia="Raleway" w:cs="Raleway"/>
          <w:b/>
          <w:bCs/>
        </w:rPr>
        <w:t xml:space="preserve"> </w:t>
      </w:r>
      <w:r w:rsidRPr="00F57C92">
        <w:rPr>
          <w:rFonts w:eastAsia="Raleway" w:cs="Raleway"/>
        </w:rPr>
        <w:t>The RADAR_MODULE shall assign and maintain a persistent Unique Identifier (UUID) for each tracked target for the duration it remains reliably tracked within the detection Field of View (FOV). This UUID shall remain consistent frame-to-frame for a given object.</w:t>
      </w:r>
    </w:p>
    <w:p w14:paraId="515C593B" w14:textId="77777777" w:rsidR="008038C7" w:rsidRPr="00F57C92" w:rsidRDefault="008038C7" w:rsidP="00D67842">
      <w:pPr>
        <w:spacing w:line="360" w:lineRule="auto"/>
        <w:jc w:val="both"/>
        <w:rPr>
          <w:rFonts w:eastAsia="Raleway" w:cs="Raleway"/>
        </w:rPr>
      </w:pPr>
      <w:r w:rsidRPr="006B1A75">
        <w:rPr>
          <w:rFonts w:eastAsia="Raleway" w:cs="Raleway"/>
          <w:b/>
          <w:bCs/>
        </w:rPr>
        <w:t>SOFT-024[RADAR]:</w:t>
      </w:r>
      <w:r w:rsidRPr="006B1A75">
        <w:rPr>
          <w:rFonts w:eastAsia="Raleway" w:cs="Raleway"/>
          <w:b/>
          <w:bCs/>
        </w:rPr>
        <w:tab/>
      </w:r>
      <w:r>
        <w:rPr>
          <w:rFonts w:eastAsia="Raleway" w:cs="Raleway"/>
          <w:b/>
          <w:bCs/>
        </w:rPr>
        <w:t xml:space="preserve"> </w:t>
      </w:r>
      <w:r w:rsidRPr="00F57C92">
        <w:rPr>
          <w:rFonts w:eastAsia="Raleway" w:cs="Raleway"/>
        </w:rPr>
        <w:t xml:space="preserve">The RADAR_MODULE shall report the following operational states; Initializing, Running, Degraded, or Error as an integer </w:t>
      </w:r>
      <w:proofErr w:type="spellStart"/>
      <w:r w:rsidRPr="00F57C92">
        <w:rPr>
          <w:rFonts w:eastAsia="Raleway" w:cs="Raleway"/>
        </w:rPr>
        <w:t>enum</w:t>
      </w:r>
      <w:proofErr w:type="spellEnd"/>
      <w:r w:rsidRPr="00F57C92">
        <w:rPr>
          <w:rFonts w:eastAsia="Raleway" w:cs="Raleway"/>
        </w:rPr>
        <w:t>, and indicate whether it is receiving valid rider-motion data from the VUE host system.</w:t>
      </w:r>
    </w:p>
    <w:p w14:paraId="5ED7FB55" w14:textId="77777777" w:rsidR="008038C7" w:rsidRPr="00F57C92" w:rsidRDefault="008038C7" w:rsidP="00D67842">
      <w:pPr>
        <w:spacing w:line="360" w:lineRule="auto"/>
        <w:jc w:val="both"/>
        <w:rPr>
          <w:rFonts w:eastAsia="Raleway" w:cs="Raleway"/>
        </w:rPr>
      </w:pPr>
      <w:r w:rsidRPr="007A2C9D">
        <w:rPr>
          <w:rFonts w:eastAsia="Raleway" w:cs="Raleway"/>
          <w:b/>
          <w:bCs/>
        </w:rPr>
        <w:t>SOFT-025[RADAR]:</w:t>
      </w:r>
      <w:r w:rsidRPr="007A2C9D">
        <w:rPr>
          <w:rFonts w:eastAsia="Raleway" w:cs="Raleway"/>
          <w:b/>
          <w:bCs/>
        </w:rPr>
        <w:tab/>
      </w:r>
      <w:r>
        <w:rPr>
          <w:rFonts w:eastAsia="Raleway" w:cs="Raleway"/>
        </w:rPr>
        <w:t xml:space="preserve"> </w:t>
      </w:r>
      <w:r w:rsidRPr="00F57C92">
        <w:rPr>
          <w:rFonts w:eastAsia="Raleway" w:cs="Raleway"/>
        </w:rPr>
        <w:t>The RADAR_MODULE shall start detecting representative targets at a minimum range of 150 meters with an accuracy of ±0.25 meters.</w:t>
      </w:r>
    </w:p>
    <w:p w14:paraId="1ED1CFFC" w14:textId="77777777" w:rsidR="008038C7" w:rsidRPr="00F57C92" w:rsidRDefault="008038C7" w:rsidP="00D67842">
      <w:pPr>
        <w:spacing w:line="360" w:lineRule="auto"/>
        <w:jc w:val="both"/>
        <w:rPr>
          <w:rFonts w:eastAsia="Raleway" w:cs="Raleway"/>
        </w:rPr>
      </w:pPr>
      <w:r w:rsidRPr="00DA588D">
        <w:rPr>
          <w:rFonts w:eastAsia="Raleway" w:cs="Raleway"/>
          <w:b/>
          <w:bCs/>
        </w:rPr>
        <w:t>SOFT-026[RADAR]:</w:t>
      </w:r>
      <w:r>
        <w:rPr>
          <w:rFonts w:eastAsia="Raleway" w:cs="Raleway"/>
          <w:b/>
          <w:bCs/>
        </w:rPr>
        <w:t xml:space="preserve"> </w:t>
      </w:r>
      <w:r w:rsidRPr="00F57C92">
        <w:rPr>
          <w:rFonts w:eastAsia="Raleway" w:cs="Raleway"/>
        </w:rPr>
        <w:t>The RADAR_MODULE shall provide azimuth (horizontal) angle information for targets detected within a minimum range of 75.0 meters with an accuracy of ±2.0 degrees to reliably (2 sigma = 95.4%) distinguish a target in an adjacent lane (approximately 3 to 4 meters lateral separation).</w:t>
      </w:r>
    </w:p>
    <w:p w14:paraId="7224C3CC" w14:textId="77777777" w:rsidR="008038C7" w:rsidRPr="00F57C92" w:rsidRDefault="008038C7" w:rsidP="00D67842">
      <w:pPr>
        <w:spacing w:line="360" w:lineRule="auto"/>
        <w:jc w:val="both"/>
        <w:rPr>
          <w:rFonts w:eastAsia="Raleway" w:cs="Raleway"/>
        </w:rPr>
      </w:pPr>
      <w:r w:rsidRPr="00A2723B">
        <w:rPr>
          <w:rFonts w:eastAsia="Raleway" w:cs="Raleway"/>
          <w:b/>
          <w:bCs/>
        </w:rPr>
        <w:t>SOFT-027[RADAR]:</w:t>
      </w:r>
      <w:r w:rsidRPr="00F57C92">
        <w:rPr>
          <w:rFonts w:eastAsia="Raleway" w:cs="Raleway"/>
        </w:rPr>
        <w:tab/>
      </w:r>
      <w:r>
        <w:rPr>
          <w:rFonts w:eastAsia="Raleway" w:cs="Raleway"/>
        </w:rPr>
        <w:t xml:space="preserve"> </w:t>
      </w:r>
      <w:r w:rsidRPr="00F57C92">
        <w:rPr>
          <w:rFonts w:eastAsia="Raleway" w:cs="Raleway"/>
        </w:rPr>
        <w:t>The RADAR_MODULE azimuth (horizontal) Field of View (FOV) shall be a minimum of ±60 degrees (120 degrees total) and the elevation (vertical) Field of View (FOV) shall be a minimum of ±10 degrees (20 degrees total).</w:t>
      </w:r>
    </w:p>
    <w:p w14:paraId="07784D5E" w14:textId="77777777" w:rsidR="008038C7" w:rsidRPr="00F57C92" w:rsidRDefault="008038C7" w:rsidP="00D67842">
      <w:pPr>
        <w:spacing w:line="360" w:lineRule="auto"/>
        <w:jc w:val="both"/>
        <w:rPr>
          <w:rFonts w:eastAsia="Raleway" w:cs="Raleway"/>
        </w:rPr>
      </w:pPr>
      <w:r w:rsidRPr="009B458C">
        <w:rPr>
          <w:rFonts w:eastAsia="Raleway" w:cs="Raleway"/>
          <w:b/>
          <w:bCs/>
        </w:rPr>
        <w:t>SOFT-028[RADAR]:</w:t>
      </w:r>
      <w:r>
        <w:rPr>
          <w:rFonts w:eastAsia="Raleway" w:cs="Raleway"/>
        </w:rPr>
        <w:t xml:space="preserve"> </w:t>
      </w:r>
      <w:r w:rsidRPr="00F57C92">
        <w:rPr>
          <w:rFonts w:eastAsia="Raleway" w:cs="Raleway"/>
        </w:rPr>
        <w:t>The RADAR_MODULE shall detect and track targets with relative radial velocities between 5.00 km/h and 160 km/h with an accuracy of ±0.200 m/s).</w:t>
      </w:r>
      <w:r w:rsidRPr="00F57C92">
        <w:rPr>
          <w:rFonts w:eastAsia="Raleway" w:cs="Raleway"/>
        </w:rPr>
        <w:tab/>
      </w:r>
    </w:p>
    <w:p w14:paraId="2D3CC3F9" w14:textId="77777777" w:rsidR="008038C7" w:rsidRPr="00F57C92" w:rsidRDefault="008038C7" w:rsidP="00D67842">
      <w:pPr>
        <w:spacing w:line="360" w:lineRule="auto"/>
        <w:jc w:val="both"/>
        <w:rPr>
          <w:rFonts w:eastAsia="Raleway" w:cs="Raleway"/>
        </w:rPr>
      </w:pPr>
      <w:r w:rsidRPr="00A203ED">
        <w:rPr>
          <w:rFonts w:eastAsia="Raleway" w:cs="Raleway"/>
          <w:b/>
          <w:bCs/>
        </w:rPr>
        <w:t>SOFT-029[RADAR]:</w:t>
      </w:r>
      <w:r>
        <w:rPr>
          <w:rFonts w:eastAsia="Raleway" w:cs="Raleway"/>
          <w:b/>
          <w:bCs/>
        </w:rPr>
        <w:t xml:space="preserve"> </w:t>
      </w:r>
      <w:r w:rsidRPr="00F57C92">
        <w:rPr>
          <w:rFonts w:eastAsia="Raleway" w:cs="Raleway"/>
        </w:rPr>
        <w:t>The RADAR_MODULE shall allow for minor configuration adjustments via its VUE host system communication interface (e.g. RADAR algorithm tuning parameters).</w:t>
      </w:r>
    </w:p>
    <w:p w14:paraId="0F370379" w14:textId="77777777" w:rsidR="008038C7" w:rsidRDefault="008038C7" w:rsidP="00D67842">
      <w:pPr>
        <w:spacing w:line="360" w:lineRule="auto"/>
        <w:jc w:val="both"/>
        <w:rPr>
          <w:rFonts w:eastAsia="Raleway" w:cs="Raleway"/>
        </w:rPr>
      </w:pPr>
      <w:r w:rsidRPr="006F71B8">
        <w:rPr>
          <w:rFonts w:eastAsia="Raleway" w:cs="Raleway"/>
          <w:b/>
          <w:bCs/>
        </w:rPr>
        <w:t>SOFT-030[RADAR]:</w:t>
      </w:r>
      <w:r>
        <w:rPr>
          <w:rFonts w:eastAsia="Raleway" w:cs="Raleway"/>
          <w:b/>
          <w:bCs/>
        </w:rPr>
        <w:t xml:space="preserve"> </w:t>
      </w:r>
      <w:r w:rsidRPr="00F57C92">
        <w:rPr>
          <w:rFonts w:eastAsia="Raleway" w:cs="Raleway"/>
        </w:rPr>
        <w:t xml:space="preserve">The RADAR_MODULE shall output a complete target data packet (with all targets currently visible) at 40 Hz. </w:t>
      </w:r>
      <w:r w:rsidRPr="00F57C92">
        <w:rPr>
          <w:rFonts w:eastAsia="Raleway" w:cs="Raleway"/>
        </w:rPr>
        <w:tab/>
      </w:r>
    </w:p>
    <w:p w14:paraId="4C8CEE88" w14:textId="77777777" w:rsidR="008038C7" w:rsidRPr="00D67842" w:rsidRDefault="008038C7" w:rsidP="00D67842">
      <w:pPr>
        <w:spacing w:line="360" w:lineRule="auto"/>
        <w:jc w:val="both"/>
        <w:rPr>
          <w:rFonts w:eastAsia="Raleway" w:cs="Raleway"/>
          <w:i/>
          <w:iCs/>
        </w:rPr>
      </w:pPr>
      <w:r w:rsidRPr="00D67842">
        <w:rPr>
          <w:rFonts w:eastAsia="Raleway" w:cs="Raleway"/>
          <w:i/>
          <w:iCs/>
        </w:rPr>
        <w:t>Note: 20 Hz may be RADAR vendor limit, and we need time slice diagram to verify 20 Hz allows SOFT-017 to even be possible.</w:t>
      </w:r>
    </w:p>
    <w:p w14:paraId="55A7AC60" w14:textId="77777777" w:rsidR="008038C7" w:rsidRPr="00F57C92" w:rsidRDefault="008038C7" w:rsidP="00D67842">
      <w:pPr>
        <w:spacing w:line="360" w:lineRule="auto"/>
        <w:jc w:val="both"/>
        <w:rPr>
          <w:rFonts w:eastAsia="Raleway" w:cs="Raleway"/>
        </w:rPr>
      </w:pPr>
      <w:r w:rsidRPr="006F71B8">
        <w:rPr>
          <w:rFonts w:eastAsia="Raleway" w:cs="Raleway"/>
          <w:b/>
          <w:bCs/>
        </w:rPr>
        <w:lastRenderedPageBreak/>
        <w:t>SOFT-031[RADAR]:</w:t>
      </w:r>
      <w:r w:rsidRPr="006F71B8">
        <w:rPr>
          <w:rFonts w:eastAsia="Raleway" w:cs="Raleway"/>
          <w:b/>
          <w:bCs/>
        </w:rPr>
        <w:tab/>
      </w:r>
      <w:r w:rsidRPr="00F57C92">
        <w:rPr>
          <w:rFonts w:eastAsia="Raleway" w:cs="Raleway"/>
        </w:rPr>
        <w:t>The RADAR_MODULE shall be capable of ingesting data at rates up to 200 Hz (synchronized with host system IMU which will be output data at 400 Hz or higher).</w:t>
      </w:r>
    </w:p>
    <w:p w14:paraId="1C8CB7F8" w14:textId="77777777" w:rsidR="008038C7" w:rsidRPr="00F57C92" w:rsidRDefault="008038C7" w:rsidP="00D67842">
      <w:pPr>
        <w:spacing w:line="360" w:lineRule="auto"/>
        <w:jc w:val="both"/>
        <w:rPr>
          <w:rFonts w:eastAsia="Raleway" w:cs="Raleway"/>
        </w:rPr>
      </w:pPr>
      <w:r w:rsidRPr="006F71B8">
        <w:rPr>
          <w:rFonts w:eastAsia="Raleway" w:cs="Raleway"/>
          <w:b/>
          <w:bCs/>
        </w:rPr>
        <w:t>SOFT-032[RADAR]:</w:t>
      </w:r>
      <w:r w:rsidRPr="006F71B8">
        <w:rPr>
          <w:rFonts w:eastAsia="Raleway" w:cs="Raleway"/>
          <w:b/>
          <w:bCs/>
        </w:rPr>
        <w:tab/>
      </w:r>
      <w:r>
        <w:rPr>
          <w:rFonts w:eastAsia="Raleway" w:cs="Raleway"/>
          <w:b/>
          <w:bCs/>
        </w:rPr>
        <w:t xml:space="preserve"> </w:t>
      </w:r>
      <w:r w:rsidRPr="00F57C92">
        <w:rPr>
          <w:rFonts w:eastAsia="Raleway" w:cs="Raleway"/>
        </w:rPr>
        <w:t>When provided with valid rider ground speed data at 0 m/s (stationary) or moving, the RADAR_MODULE shall correctly identify and filter and/or flag greater than 98% of RADAR reflections from stationary objects within its Field of View (FOV).</w:t>
      </w:r>
      <w:r w:rsidRPr="00F57C92">
        <w:rPr>
          <w:rFonts w:eastAsia="Raleway" w:cs="Raleway"/>
        </w:rPr>
        <w:tab/>
      </w:r>
    </w:p>
    <w:p w14:paraId="5D7A5772" w14:textId="77777777" w:rsidR="008038C7" w:rsidRDefault="008038C7" w:rsidP="00D67842">
      <w:pPr>
        <w:spacing w:line="360" w:lineRule="auto"/>
        <w:jc w:val="both"/>
        <w:rPr>
          <w:rFonts w:eastAsia="Raleway" w:cs="Raleway"/>
        </w:rPr>
      </w:pPr>
      <w:r w:rsidRPr="006F71B8">
        <w:rPr>
          <w:rFonts w:eastAsia="Raleway" w:cs="Raleway"/>
          <w:b/>
          <w:bCs/>
        </w:rPr>
        <w:t>SOFT-033[RADAR]:</w:t>
      </w:r>
      <w:r w:rsidRPr="006F71B8">
        <w:rPr>
          <w:rFonts w:eastAsia="Raleway" w:cs="Raleway"/>
          <w:b/>
          <w:bCs/>
        </w:rPr>
        <w:tab/>
      </w:r>
      <w:r w:rsidRPr="00F57C92">
        <w:rPr>
          <w:rFonts w:eastAsia="Raleway" w:cs="Raleway"/>
        </w:rPr>
        <w:t>The RADAR_MODULE shall support basic control commands from the VUE host system via the communication interface, including at minimum; Power On / Initialize, Enter Low Power / Standby Mode, Power Off, and Reset Module.</w:t>
      </w:r>
      <w:r w:rsidRPr="00F57C92">
        <w:rPr>
          <w:rFonts w:eastAsia="Raleway" w:cs="Raleway"/>
        </w:rPr>
        <w:tab/>
      </w:r>
    </w:p>
    <w:p w14:paraId="269DC73C" w14:textId="6595D4E3" w:rsidR="008038C7" w:rsidRPr="000D57AB" w:rsidRDefault="008038C7" w:rsidP="000D57AB">
      <w:pPr>
        <w:spacing w:line="360" w:lineRule="auto"/>
        <w:jc w:val="both"/>
        <w:rPr>
          <w:rFonts w:eastAsia="Raleway" w:cs="Raleway"/>
        </w:rPr>
      </w:pPr>
      <w:r w:rsidRPr="00D41FC5">
        <w:rPr>
          <w:rFonts w:eastAsia="Raleway" w:cs="Raleway"/>
          <w:b/>
          <w:bCs/>
        </w:rPr>
        <w:t>SOFT-034[OTA]:</w:t>
      </w:r>
      <w:r>
        <w:rPr>
          <w:rFonts w:eastAsia="Raleway" w:cs="Raleway"/>
        </w:rPr>
        <w:t xml:space="preserve"> </w:t>
      </w:r>
      <w:r w:rsidRPr="00F57C92">
        <w:rPr>
          <w:rFonts w:eastAsia="Raleway" w:cs="Raleway"/>
        </w:rPr>
        <w:t>The RADAR_MODULE shall support reliable and recoverable firmware updates via its communication interface defined in INTE-009</w:t>
      </w:r>
      <w:r>
        <w:rPr>
          <w:rFonts w:eastAsia="Raleway" w:cs="Raleway"/>
        </w:rPr>
        <w:t>.</w:t>
      </w:r>
    </w:p>
    <w:p w14:paraId="76EBE882" w14:textId="591E123E" w:rsidR="00223111" w:rsidRDefault="000E3783" w:rsidP="00D67842">
      <w:pPr>
        <w:pStyle w:val="Heading2"/>
        <w:jc w:val="both"/>
      </w:pPr>
      <w:bookmarkStart w:id="189" w:name="_Toc196394934"/>
      <w:r>
        <w:t>Interface Requirements</w:t>
      </w:r>
      <w:r>
        <w:t xml:space="preserve"> (INTE-###)</w:t>
      </w:r>
      <w:bookmarkEnd w:id="189"/>
    </w:p>
    <w:p w14:paraId="0762D410" w14:textId="77777777" w:rsidR="00071B6E" w:rsidRPr="00F57C92" w:rsidRDefault="00071B6E" w:rsidP="00D67842">
      <w:pPr>
        <w:spacing w:line="360" w:lineRule="auto"/>
        <w:jc w:val="both"/>
        <w:rPr>
          <w:rFonts w:eastAsia="Raleway" w:cs="Raleway"/>
        </w:rPr>
      </w:pPr>
      <w:r w:rsidRPr="00EC5E2D">
        <w:rPr>
          <w:rFonts w:eastAsia="Raleway" w:cs="Raleway"/>
          <w:b/>
          <w:bCs/>
        </w:rPr>
        <w:t>INTE-008[RADAR]:</w:t>
      </w:r>
      <w:r w:rsidRPr="00EC5E2D">
        <w:rPr>
          <w:rFonts w:eastAsia="Raleway" w:cs="Raleway"/>
          <w:b/>
          <w:bCs/>
        </w:rPr>
        <w:tab/>
      </w:r>
      <w:r w:rsidRPr="00F57C92">
        <w:rPr>
          <w:rFonts w:eastAsia="Raleway" w:cs="Raleway"/>
        </w:rPr>
        <w:t xml:space="preserve">The RADAR_MODULE shall </w:t>
      </w:r>
      <w:proofErr w:type="gramStart"/>
      <w:r w:rsidRPr="00F57C92">
        <w:rPr>
          <w:rFonts w:eastAsia="Raleway" w:cs="Raleway"/>
        </w:rPr>
        <w:t>accept</w:t>
      </w:r>
      <w:proofErr w:type="gramEnd"/>
      <w:r w:rsidRPr="00F57C92">
        <w:rPr>
          <w:rFonts w:eastAsia="Raleway" w:cs="Raleway"/>
        </w:rPr>
        <w:t xml:space="preserve"> and process rider-motion data provided by the Spoke VUE host system. This data shall include, at minimum: GNSS based ground speed (scalar magnitude in meters per seconds), IMU angular velocity (X, Y, Z axis in degrees per second), IMU linear acceleration (X, Y, Z axis in meters squared per second).</w:t>
      </w:r>
    </w:p>
    <w:p w14:paraId="756E2FF1" w14:textId="77777777" w:rsidR="00071B6E" w:rsidRPr="00F57C92" w:rsidRDefault="00071B6E" w:rsidP="00D67842">
      <w:pPr>
        <w:spacing w:line="360" w:lineRule="auto"/>
        <w:jc w:val="both"/>
        <w:rPr>
          <w:rFonts w:eastAsia="Raleway" w:cs="Raleway"/>
        </w:rPr>
      </w:pPr>
      <w:r w:rsidRPr="00810DF3">
        <w:rPr>
          <w:rFonts w:eastAsia="Raleway" w:cs="Raleway"/>
          <w:b/>
          <w:bCs/>
        </w:rPr>
        <w:t>INTE-009[RADAR]:</w:t>
      </w:r>
      <w:r w:rsidRPr="00F57C92">
        <w:rPr>
          <w:rFonts w:eastAsia="Raleway" w:cs="Raleway"/>
        </w:rPr>
        <w:tab/>
        <w:t xml:space="preserve">The RADAR_MODULE shall provide a standard digital communication interface supporting bi-directional data flow using Full-Duplex 1+ Mbps RS-422 UART with HDLC (High-Level Data Link Control) for used for framing and error checking. </w:t>
      </w:r>
    </w:p>
    <w:p w14:paraId="1F32315B" w14:textId="77777777" w:rsidR="00071B6E" w:rsidRPr="00F57C92" w:rsidRDefault="00071B6E" w:rsidP="00D67842">
      <w:pPr>
        <w:spacing w:line="360" w:lineRule="auto"/>
        <w:jc w:val="both"/>
        <w:rPr>
          <w:rFonts w:eastAsia="Raleway" w:cs="Raleway"/>
        </w:rPr>
      </w:pPr>
      <w:r w:rsidRPr="00810DF3">
        <w:rPr>
          <w:rFonts w:eastAsia="Raleway" w:cs="Raleway"/>
          <w:b/>
          <w:bCs/>
        </w:rPr>
        <w:t>INTE-010[RADAR]:</w:t>
      </w:r>
      <w:r>
        <w:rPr>
          <w:rFonts w:eastAsia="Raleway" w:cs="Raleway"/>
        </w:rPr>
        <w:t xml:space="preserve"> </w:t>
      </w:r>
      <w:r w:rsidRPr="00F57C92">
        <w:rPr>
          <w:rFonts w:eastAsia="Raleway" w:cs="Raleway"/>
        </w:rPr>
        <w:t xml:space="preserve">The RADAR_MODULE supplier shall provide the protocol and format for transmitting all data defined in SOFT-012[RADAR] to the Spoke VUE host system in an Interface Control Document stored in the Spoke Safety GitHub repository with at minimum detailed message/packet structure of: ID, SOFT-012[RADAR] variables, and data format (e.g. Unsigned Integer vs Signed Integer). </w:t>
      </w:r>
    </w:p>
    <w:p w14:paraId="4ACD57B9" w14:textId="431A72C2" w:rsidR="00F94FA5" w:rsidRPr="003F6C5B" w:rsidRDefault="00071B6E" w:rsidP="003F6C5B">
      <w:pPr>
        <w:spacing w:line="360" w:lineRule="auto"/>
        <w:jc w:val="both"/>
        <w:rPr>
          <w:rFonts w:eastAsia="Raleway" w:cs="Raleway"/>
        </w:rPr>
      </w:pPr>
      <w:r w:rsidRPr="00810DF3">
        <w:rPr>
          <w:rFonts w:eastAsia="Raleway" w:cs="Raleway"/>
          <w:b/>
          <w:bCs/>
        </w:rPr>
        <w:t>INTE-011[RADAR]:</w:t>
      </w:r>
      <w:r>
        <w:rPr>
          <w:rFonts w:eastAsia="Raleway" w:cs="Raleway"/>
        </w:rPr>
        <w:t xml:space="preserve"> </w:t>
      </w:r>
      <w:r w:rsidRPr="00F57C92">
        <w:rPr>
          <w:rFonts w:eastAsia="Raleway" w:cs="Raleway"/>
        </w:rPr>
        <w:t xml:space="preserve">Spoke Safety shall define the protocol and format for transmitting all timestamped data defined in INTE-008[RADAR] to the RADAR_MODULE in an Interface Control Document stored in a Spoke Safety GitHub repository with </w:t>
      </w:r>
      <w:proofErr w:type="spellStart"/>
      <w:r w:rsidRPr="00F57C92">
        <w:rPr>
          <w:rFonts w:eastAsia="Raleway" w:cs="Raleway"/>
        </w:rPr>
        <w:t>at</w:t>
      </w:r>
      <w:proofErr w:type="spellEnd"/>
      <w:r w:rsidRPr="00F57C92">
        <w:rPr>
          <w:rFonts w:eastAsia="Raleway" w:cs="Raleway"/>
        </w:rPr>
        <w:t xml:space="preserve"> minimum of detailed message/packet structures, IDs, data formats (e.g. Unsigned Integer vs Signed Integer), coordinate </w:t>
      </w:r>
      <w:r w:rsidRPr="00F57C92">
        <w:rPr>
          <w:rFonts w:eastAsia="Raleway" w:cs="Raleway"/>
        </w:rPr>
        <w:lastRenderedPageBreak/>
        <w:t>systems, units, update rate expectations, and maximum acceptable latency defined before the start of EVT Phase with selected EMS.</w:t>
      </w:r>
    </w:p>
    <w:p w14:paraId="2F7F8044" w14:textId="12AC0C5F" w:rsidR="003E39F6" w:rsidRDefault="003328B1" w:rsidP="00D67842">
      <w:pPr>
        <w:pStyle w:val="Heading1"/>
        <w:spacing w:line="360" w:lineRule="auto"/>
        <w:jc w:val="both"/>
      </w:pPr>
      <w:bookmarkStart w:id="190" w:name="_Toc874559642"/>
      <w:bookmarkStart w:id="191" w:name="_Toc196394935"/>
      <w:r>
        <w:t>Non-Functional Requirements</w:t>
      </w:r>
      <w:bookmarkEnd w:id="190"/>
      <w:bookmarkEnd w:id="191"/>
    </w:p>
    <w:p w14:paraId="0CB0785A" w14:textId="720815AD" w:rsidR="00DF175A" w:rsidRPr="00DF175A" w:rsidRDefault="00DF175A" w:rsidP="00D67842">
      <w:pPr>
        <w:spacing w:line="360" w:lineRule="auto"/>
        <w:jc w:val="both"/>
      </w:pPr>
      <w:r>
        <w:t>Non-Functional requirements (</w:t>
      </w:r>
      <w:r w:rsidRPr="00195F69">
        <w:rPr>
          <w:rFonts w:eastAsia="Raleway" w:cs="Raleway"/>
        </w:rPr>
        <w:t>rqmts</w:t>
      </w:r>
      <w:r>
        <w:rPr>
          <w:rFonts w:eastAsia="Raleway" w:cs="Raleway"/>
        </w:rPr>
        <w:t>)</w:t>
      </w:r>
      <w:r>
        <w:t xml:space="preserve"> are quality constraints that the system must satisfy according to the project contract. They are also called non-behavioral requirements. They deal with issues like: Portability, Security, Maintainability, Reliability, Scalability, Performance, and Reusability.</w:t>
      </w:r>
      <w:bookmarkStart w:id="192" w:name="_Toc191907154"/>
      <w:bookmarkStart w:id="193" w:name="_Toc191907337"/>
      <w:bookmarkStart w:id="194" w:name="_Toc191907520"/>
      <w:bookmarkStart w:id="195" w:name="_Toc191908879"/>
      <w:bookmarkStart w:id="196" w:name="_Toc191909088"/>
      <w:bookmarkStart w:id="197" w:name="_Toc191927714"/>
      <w:bookmarkStart w:id="198" w:name="_Toc191911950"/>
      <w:bookmarkStart w:id="199" w:name="_Toc191912031"/>
      <w:bookmarkStart w:id="200" w:name="_Toc191912112"/>
      <w:bookmarkStart w:id="201" w:name="_Toc191912194"/>
      <w:bookmarkStart w:id="202" w:name="_Toc191912275"/>
      <w:bookmarkStart w:id="203" w:name="_Toc191912417"/>
      <w:bookmarkStart w:id="204" w:name="_Toc191978138"/>
      <w:bookmarkStart w:id="205" w:name="_Toc191978343"/>
      <w:bookmarkStart w:id="206" w:name="_Toc191978422"/>
      <w:bookmarkStart w:id="207" w:name="_Toc191978501"/>
      <w:bookmarkStart w:id="208" w:name="_Toc191907155"/>
      <w:bookmarkStart w:id="209" w:name="_Toc191907338"/>
      <w:bookmarkStart w:id="210" w:name="_Toc191907521"/>
      <w:bookmarkStart w:id="211" w:name="_Toc191908880"/>
      <w:bookmarkStart w:id="212" w:name="_Toc191909089"/>
      <w:bookmarkStart w:id="213" w:name="_Toc191927715"/>
      <w:bookmarkStart w:id="214" w:name="_Toc191911951"/>
      <w:bookmarkStart w:id="215" w:name="_Toc191912032"/>
      <w:bookmarkStart w:id="216" w:name="_Toc191912113"/>
      <w:bookmarkStart w:id="217" w:name="_Toc191912195"/>
      <w:bookmarkStart w:id="218" w:name="_Toc191912276"/>
      <w:bookmarkStart w:id="219" w:name="_Toc191912418"/>
      <w:bookmarkStart w:id="220" w:name="_Toc191978139"/>
      <w:bookmarkStart w:id="221" w:name="_Toc191978344"/>
      <w:bookmarkStart w:id="222" w:name="_Toc191978423"/>
      <w:bookmarkStart w:id="223" w:name="_Toc191978502"/>
      <w:bookmarkStart w:id="224" w:name="_Toc191907156"/>
      <w:bookmarkStart w:id="225" w:name="_Toc191907339"/>
      <w:bookmarkStart w:id="226" w:name="_Toc191907522"/>
      <w:bookmarkStart w:id="227" w:name="_Toc191908881"/>
      <w:bookmarkStart w:id="228" w:name="_Toc191909090"/>
      <w:bookmarkStart w:id="229" w:name="_Toc191927716"/>
      <w:bookmarkStart w:id="230" w:name="_Toc191911952"/>
      <w:bookmarkStart w:id="231" w:name="_Toc191912033"/>
      <w:bookmarkStart w:id="232" w:name="_Toc191912114"/>
      <w:bookmarkStart w:id="233" w:name="_Toc191912196"/>
      <w:bookmarkStart w:id="234" w:name="_Toc191912277"/>
      <w:bookmarkStart w:id="235" w:name="_Toc191912419"/>
      <w:bookmarkStart w:id="236" w:name="_Toc191978140"/>
      <w:bookmarkStart w:id="237" w:name="_Toc191978345"/>
      <w:bookmarkStart w:id="238" w:name="_Toc191978424"/>
      <w:bookmarkStart w:id="239" w:name="_Toc191978503"/>
      <w:bookmarkStart w:id="240" w:name="_Toc191907163"/>
      <w:bookmarkStart w:id="241" w:name="_Toc191907346"/>
      <w:bookmarkStart w:id="242" w:name="_Toc191907529"/>
      <w:bookmarkStart w:id="243" w:name="_Toc191908888"/>
      <w:bookmarkStart w:id="244" w:name="_Toc191909097"/>
      <w:bookmarkStart w:id="245" w:name="_Toc191927723"/>
      <w:bookmarkStart w:id="246" w:name="_Toc191911959"/>
      <w:bookmarkStart w:id="247" w:name="_Toc191912040"/>
      <w:bookmarkStart w:id="248" w:name="_Toc191912121"/>
      <w:bookmarkStart w:id="249" w:name="_Toc191912203"/>
      <w:bookmarkStart w:id="250" w:name="_Toc191912284"/>
      <w:bookmarkStart w:id="251" w:name="_Toc191912426"/>
      <w:bookmarkStart w:id="252" w:name="_Toc191978147"/>
      <w:bookmarkStart w:id="253" w:name="_Toc191978352"/>
      <w:bookmarkStart w:id="254" w:name="_Toc191978431"/>
      <w:bookmarkStart w:id="255" w:name="_Toc191978510"/>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5F140204" w14:textId="58285197" w:rsidR="00D550BD" w:rsidRDefault="00D550BD" w:rsidP="00D67842">
      <w:pPr>
        <w:pStyle w:val="Heading2"/>
        <w:jc w:val="both"/>
      </w:pPr>
      <w:bookmarkStart w:id="256" w:name="_Toc196394936"/>
      <w:r>
        <w:t>System Attributes Requirements</w:t>
      </w:r>
      <w:r w:rsidR="00F94FA5">
        <w:t xml:space="preserve"> (SYSA-###)</w:t>
      </w:r>
      <w:bookmarkEnd w:id="256"/>
    </w:p>
    <w:p w14:paraId="06D01B87" w14:textId="77777777" w:rsidR="00DC31B0" w:rsidRPr="00D41FC5" w:rsidRDefault="00DC31B0" w:rsidP="00D67842">
      <w:pPr>
        <w:spacing w:line="360" w:lineRule="auto"/>
        <w:jc w:val="both"/>
      </w:pPr>
      <w:r w:rsidRPr="00D41FC5">
        <w:rPr>
          <w:rFonts w:cs="Courier New"/>
          <w:b/>
          <w:bCs/>
        </w:rPr>
        <w:t>SYSA-009[RADAR]:</w:t>
      </w:r>
      <w:r w:rsidRPr="00D41FC5">
        <w:rPr>
          <w:rFonts w:cs="Courier New"/>
        </w:rPr>
        <w:t xml:space="preserve"> </w:t>
      </w:r>
      <w:r w:rsidRPr="00D41FC5">
        <w:t xml:space="preserve">The RADAR_MODULE shall detect moving objects approaching the cyclist from the rear (-Y direction) using RADAR technology. </w:t>
      </w:r>
    </w:p>
    <w:p w14:paraId="78BCCB4D" w14:textId="6BF587F0" w:rsidR="00DC31B0" w:rsidRPr="00D41FC5" w:rsidRDefault="00DC31B0" w:rsidP="00D67842">
      <w:pPr>
        <w:spacing w:line="360" w:lineRule="auto"/>
        <w:jc w:val="both"/>
      </w:pPr>
      <w:r w:rsidRPr="00D41FC5">
        <w:rPr>
          <w:rFonts w:cs="Courier New"/>
          <w:b/>
          <w:bCs/>
        </w:rPr>
        <w:t>SYSA-010[Testing]:</w:t>
      </w:r>
      <w:r w:rsidR="00D41FC5">
        <w:rPr>
          <w:rFonts w:cs="Courier New"/>
        </w:rPr>
        <w:t xml:space="preserve"> </w:t>
      </w:r>
      <w:r w:rsidRPr="00D41FC5">
        <w:t xml:space="preserve">The RADAR_MODULE supplier shall provide test reports demonstrating requirement validation (not verification) with strict acceptance criteria outlined the following twenty-three (23) requirements: ELEC-042, INTE-008, INTE-009, INTE-010, INTE-011, MECH-014, SOFT-006, SOFT-012, SOFT-016, SOFT-017, SOFT-022, SOFT-023, SOFT-024, SOFT-025, SOFT-026, SOFT-027, SOFT-028, SOFT-030, SOFT-031, SOFT-032, SOFT-033, and SOFT-034.  </w:t>
      </w:r>
    </w:p>
    <w:p w14:paraId="7DD05130" w14:textId="77777777" w:rsidR="00DC31B0" w:rsidRPr="00D41FC5" w:rsidRDefault="00DC31B0" w:rsidP="00D67842">
      <w:pPr>
        <w:spacing w:line="360" w:lineRule="auto"/>
        <w:jc w:val="both"/>
      </w:pPr>
      <w:r w:rsidRPr="00D41FC5">
        <w:rPr>
          <w:rFonts w:cs="Courier New"/>
          <w:b/>
          <w:bCs/>
        </w:rPr>
        <w:t>SYSA-013[QA]:</w:t>
      </w:r>
      <w:r w:rsidRPr="00D41FC5">
        <w:t xml:space="preserve"> The VUE ""Software Version Check"" report shall document that firmware on the APP_CPU and/or COMPANION_MCU and BLE_MCU and LTE_MODULE and C-V2X_MODULE and RADAR_MODULE matches the newest releases on GitHub."</w:t>
      </w:r>
      <w:r w:rsidRPr="00D41FC5">
        <w:tab/>
      </w:r>
    </w:p>
    <w:p w14:paraId="53F9B261" w14:textId="184CBDF1" w:rsidR="00DC31B0" w:rsidRPr="00D41FC5" w:rsidRDefault="00DC31B0" w:rsidP="00D67842">
      <w:pPr>
        <w:spacing w:line="360" w:lineRule="auto"/>
        <w:jc w:val="both"/>
      </w:pPr>
      <w:r w:rsidRPr="00D41FC5">
        <w:rPr>
          <w:rFonts w:cs="Courier New"/>
          <w:b/>
          <w:bCs/>
        </w:rPr>
        <w:t>SYSA-023[QA]:</w:t>
      </w:r>
      <w:r w:rsidRPr="00D41FC5">
        <w:t xml:space="preserve"> The VUE ""RADAR Distance Test"" report shall document that a partial car shell frame is 10 meters away. </w:t>
      </w:r>
    </w:p>
    <w:p w14:paraId="73360453" w14:textId="5587AF50" w:rsidR="00D20C22" w:rsidRDefault="00D20C22" w:rsidP="00D67842">
      <w:pPr>
        <w:pStyle w:val="Heading2"/>
        <w:jc w:val="both"/>
      </w:pPr>
      <w:bookmarkStart w:id="257" w:name="_Toc196394937"/>
      <w:r>
        <w:t>Project Management Requirements</w:t>
      </w:r>
      <w:r w:rsidR="00F94FA5">
        <w:t xml:space="preserve"> (PROJ-###)</w:t>
      </w:r>
      <w:bookmarkEnd w:id="257"/>
    </w:p>
    <w:p w14:paraId="6163970E" w14:textId="3AAEB0E7" w:rsidR="00071B6E" w:rsidRPr="00071B6E" w:rsidRDefault="00071B6E" w:rsidP="00D67842">
      <w:pPr>
        <w:spacing w:line="360" w:lineRule="auto"/>
        <w:jc w:val="both"/>
        <w:rPr>
          <w:rFonts w:eastAsia="Raleway" w:cs="Raleway"/>
        </w:rPr>
      </w:pPr>
      <w:r w:rsidRPr="00D41FC5">
        <w:rPr>
          <w:rFonts w:eastAsia="Raleway" w:cs="Raleway"/>
          <w:b/>
          <w:bCs/>
        </w:rPr>
        <w:t>PROJ-041[Testing]:</w:t>
      </w:r>
      <w:r>
        <w:rPr>
          <w:rFonts w:eastAsia="Raleway" w:cs="Raleway"/>
          <w:b/>
          <w:bCs/>
        </w:rPr>
        <w:t xml:space="preserve"> </w:t>
      </w:r>
      <w:r w:rsidRPr="00F57C92">
        <w:rPr>
          <w:rFonts w:eastAsia="Raleway" w:cs="Raleway"/>
        </w:rPr>
        <w:t>The RADAR_MODULE supplier shall provide ten (10) hardware evaluation units (aka Dev Kits), the necessary interface documentation/software, and simulation software tooling needed by Spoke for rider-motion data integration testing (e.g.  VUE IMU to RADAR_MODULE testing).</w:t>
      </w:r>
    </w:p>
    <w:p w14:paraId="69A98992" w14:textId="1121D366" w:rsidR="00DC31B0" w:rsidRPr="00D41FC5" w:rsidRDefault="00DC31B0" w:rsidP="00D67842">
      <w:pPr>
        <w:spacing w:line="360" w:lineRule="auto"/>
        <w:jc w:val="both"/>
      </w:pPr>
      <w:r w:rsidRPr="00D41FC5">
        <w:rPr>
          <w:rFonts w:cs="Courier New"/>
          <w:b/>
          <w:bCs/>
        </w:rPr>
        <w:lastRenderedPageBreak/>
        <w:t>PROJ-042[Process]:</w:t>
      </w:r>
      <w:r w:rsidR="00D41FC5">
        <w:rPr>
          <w:rFonts w:cs="Courier New"/>
        </w:rPr>
        <w:t xml:space="preserve"> </w:t>
      </w:r>
      <w:r w:rsidRPr="00D41FC5">
        <w:t>The RADAR_MODULE supplier shall provide comprehensive data sheets covering all specifications outlined in these PRD requirements, along with integration guide &amp; best practices documentation to assist in combining the VUE host system hardware and software with the RADAR_MODULE.</w:t>
      </w:r>
    </w:p>
    <w:p w14:paraId="7B2D7B2A" w14:textId="2ADB4579" w:rsidR="00DC31B0" w:rsidRPr="00D41FC5" w:rsidRDefault="00DC31B0" w:rsidP="00D67842">
      <w:pPr>
        <w:spacing w:line="360" w:lineRule="auto"/>
        <w:jc w:val="both"/>
      </w:pPr>
      <w:r w:rsidRPr="00D41FC5">
        <w:rPr>
          <w:rFonts w:cs="Courier New"/>
          <w:b/>
          <w:bCs/>
        </w:rPr>
        <w:t>PROJ-043[Process]:</w:t>
      </w:r>
      <w:r w:rsidRPr="00D41FC5">
        <w:rPr>
          <w:rFonts w:cs="Courier New"/>
        </w:rPr>
        <w:t xml:space="preserve"> </w:t>
      </w:r>
      <w:r w:rsidRPr="00D41FC5">
        <w:t>The RADAR_MODULE supplier shall provide reasonable technical support for integration and testing during the VUE Concept, EVT &amp; DVT project phases.</w:t>
      </w:r>
    </w:p>
    <w:p w14:paraId="0DBB6EDE" w14:textId="3ABB7BD9" w:rsidR="00D20C22" w:rsidRDefault="00D20C22" w:rsidP="00D67842">
      <w:pPr>
        <w:pStyle w:val="Heading2"/>
        <w:jc w:val="both"/>
      </w:pPr>
      <w:bookmarkStart w:id="258" w:name="_Toc196394938"/>
      <w:r>
        <w:t>Regulatory / Approbation Requirements</w:t>
      </w:r>
      <w:r w:rsidR="00F94FA5">
        <w:t xml:space="preserve"> (REGU-###)</w:t>
      </w:r>
      <w:bookmarkEnd w:id="258"/>
    </w:p>
    <w:p w14:paraId="2B6AE40D" w14:textId="16BF00FE" w:rsidR="00A071EC" w:rsidRPr="00D65343" w:rsidRDefault="00A071EC" w:rsidP="00D67842">
      <w:pPr>
        <w:pStyle w:val="Heading2"/>
        <w:jc w:val="both"/>
      </w:pPr>
      <w:bookmarkStart w:id="259" w:name="_Toc191907165"/>
      <w:bookmarkStart w:id="260" w:name="_Toc191907348"/>
      <w:bookmarkStart w:id="261" w:name="_Toc191907531"/>
      <w:bookmarkStart w:id="262" w:name="_Toc191908890"/>
      <w:bookmarkStart w:id="263" w:name="_Toc191909099"/>
      <w:bookmarkStart w:id="264" w:name="_Toc191927725"/>
      <w:bookmarkStart w:id="265" w:name="_Toc191911961"/>
      <w:bookmarkStart w:id="266" w:name="_Toc191912042"/>
      <w:bookmarkStart w:id="267" w:name="_Toc191912123"/>
      <w:bookmarkStart w:id="268" w:name="_Toc191912205"/>
      <w:bookmarkStart w:id="269" w:name="_Toc191912286"/>
      <w:bookmarkStart w:id="270" w:name="_Toc191912428"/>
      <w:bookmarkStart w:id="271" w:name="_Toc191978149"/>
      <w:bookmarkStart w:id="272" w:name="_Toc191978354"/>
      <w:bookmarkStart w:id="273" w:name="_Toc191978433"/>
      <w:bookmarkStart w:id="274" w:name="_Toc191978512"/>
      <w:bookmarkStart w:id="275" w:name="_Toc196394939"/>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r>
        <w:t>Certifications</w:t>
      </w:r>
      <w:r w:rsidR="00B8374E">
        <w:t xml:space="preserve"> Requirements</w:t>
      </w:r>
      <w:r w:rsidR="00F94FA5">
        <w:t xml:space="preserve"> (CERT-###)</w:t>
      </w:r>
      <w:bookmarkEnd w:id="275"/>
    </w:p>
    <w:p w14:paraId="49F9878C" w14:textId="77777777" w:rsidR="00EE2951" w:rsidRDefault="00EE2951" w:rsidP="0023094A">
      <w:pPr>
        <w:pStyle w:val="Heading1"/>
        <w:pageBreakBefore/>
        <w:spacing w:line="278" w:lineRule="auto"/>
        <w:ind w:left="431" w:hanging="431"/>
      </w:pPr>
      <w:bookmarkStart w:id="276" w:name="_Toc191907558"/>
      <w:bookmarkStart w:id="277" w:name="_Toc191908916"/>
      <w:bookmarkStart w:id="278" w:name="_Toc191909125"/>
      <w:bookmarkStart w:id="279" w:name="_Toc191927751"/>
      <w:bookmarkStart w:id="280" w:name="_Toc191911987"/>
      <w:bookmarkStart w:id="281" w:name="_Toc191912068"/>
      <w:bookmarkStart w:id="282" w:name="_Toc191912149"/>
      <w:bookmarkStart w:id="283" w:name="_Toc191912231"/>
      <w:bookmarkStart w:id="284" w:name="_Toc191912312"/>
      <w:bookmarkStart w:id="285" w:name="_Toc191912454"/>
      <w:bookmarkStart w:id="286" w:name="_Toc191978175"/>
      <w:bookmarkStart w:id="287" w:name="_Toc191978380"/>
      <w:bookmarkStart w:id="288" w:name="_Toc191978459"/>
      <w:bookmarkStart w:id="289" w:name="_Toc191978538"/>
      <w:bookmarkStart w:id="290" w:name="_Toc196394940"/>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r>
        <w:lastRenderedPageBreak/>
        <w:t>Reference &amp; Support Documents</w:t>
      </w:r>
      <w:bookmarkEnd w:id="290"/>
      <w:r>
        <w:t xml:space="preserve"> </w:t>
      </w:r>
    </w:p>
    <w:p w14:paraId="32F7932D" w14:textId="00498E6A" w:rsidR="007F4CF9" w:rsidRDefault="007F4CF9" w:rsidP="007F4CF9">
      <w:pPr>
        <w:pStyle w:val="ListParagraph"/>
        <w:numPr>
          <w:ilvl w:val="0"/>
          <w:numId w:val="78"/>
        </w:numPr>
        <w:spacing w:line="360" w:lineRule="auto"/>
        <w:rPr>
          <w:rFonts w:eastAsia="Raleway" w:cs="Raleway"/>
        </w:rPr>
      </w:pPr>
      <w:r>
        <w:rPr>
          <w:rFonts w:eastAsia="Raleway" w:cs="Raleway"/>
        </w:rPr>
        <w:t xml:space="preserve">To </w:t>
      </w:r>
      <w:r>
        <w:rPr>
          <w:rFonts w:eastAsia="Raleway" w:cs="Raleway"/>
        </w:rPr>
        <w:t>view</w:t>
      </w:r>
      <w:r>
        <w:rPr>
          <w:rFonts w:eastAsia="Raleway" w:cs="Raleway"/>
        </w:rPr>
        <w:t xml:space="preserve"> SQLite database </w:t>
      </w:r>
      <w:hyperlink r:id="rId21" w:history="1">
        <w:r w:rsidRPr="0050035C">
          <w:rPr>
            <w:rStyle w:val="Hyperlink"/>
            <w:rFonts w:eastAsia="Raleway" w:cs="Raleway"/>
          </w:rPr>
          <w:t>VUE_999_00001_ProductRequirementsDocument.db</w:t>
        </w:r>
      </w:hyperlink>
      <w:r w:rsidRPr="0050035C">
        <w:rPr>
          <w:rFonts w:eastAsia="Raleway" w:cs="Raleway"/>
        </w:rPr>
        <w:t xml:space="preserve"> </w:t>
      </w:r>
      <w:r>
        <w:rPr>
          <w:rFonts w:eastAsia="Raleway" w:cs="Raleway"/>
        </w:rPr>
        <w:t xml:space="preserve">and </w:t>
      </w:r>
      <w:r>
        <w:rPr>
          <w:rFonts w:eastAsia="Raleway" w:cs="Raleway"/>
        </w:rPr>
        <w:t>view</w:t>
      </w:r>
      <w:r>
        <w:rPr>
          <w:rFonts w:eastAsia="Raleway" w:cs="Raleway"/>
        </w:rPr>
        <w:t xml:space="preserve"> “</w:t>
      </w:r>
      <w:r w:rsidR="004A7FCC" w:rsidRPr="004A7FCC">
        <w:rPr>
          <w:rFonts w:eastAsia="Raleway" w:cs="Raleway"/>
        </w:rPr>
        <w:t>Reference &amp; Support Documents</w:t>
      </w:r>
      <w:r>
        <w:rPr>
          <w:rFonts w:eastAsia="Raleway" w:cs="Raleway"/>
        </w:rPr>
        <w:t>”</w:t>
      </w:r>
      <w:r w:rsidR="004A7FCC">
        <w:rPr>
          <w:rFonts w:eastAsia="Raleway" w:cs="Raleway"/>
        </w:rPr>
        <w:t xml:space="preserve"> URL’s</w:t>
      </w:r>
      <w:r>
        <w:rPr>
          <w:rFonts w:eastAsia="Raleway" w:cs="Raleway"/>
        </w:rPr>
        <w:t xml:space="preserve"> use the</w:t>
      </w:r>
      <w:r w:rsidRPr="0050035C">
        <w:rPr>
          <w:rFonts w:eastAsia="Raleway" w:cs="Raleway"/>
        </w:rPr>
        <w:t xml:space="preserve"> </w:t>
      </w:r>
      <w:r>
        <w:rPr>
          <w:rFonts w:eastAsia="Raleway" w:cs="Raleway"/>
        </w:rPr>
        <w:t>following SQL statement:</w:t>
      </w:r>
    </w:p>
    <w:p w14:paraId="786307BE" w14:textId="422650DE" w:rsidR="002D499D" w:rsidRPr="00C71A7A" w:rsidRDefault="004A7FCC" w:rsidP="00C71A7A">
      <w:pPr>
        <w:pStyle w:val="ListParagraph"/>
        <w:numPr>
          <w:ilvl w:val="1"/>
          <w:numId w:val="78"/>
        </w:numPr>
        <w:spacing w:line="360" w:lineRule="auto"/>
        <w:rPr>
          <w:rFonts w:eastAsia="Raleway" w:cs="Raleway"/>
        </w:rPr>
      </w:pPr>
      <w:r w:rsidRPr="004A7FCC">
        <w:rPr>
          <w:rFonts w:eastAsia="Raleway" w:cs="Raleway"/>
        </w:rPr>
        <w:t xml:space="preserve">SELECT * </w:t>
      </w:r>
      <w:proofErr w:type="gramStart"/>
      <w:r w:rsidRPr="004A7FCC">
        <w:rPr>
          <w:rFonts w:eastAsia="Raleway" w:cs="Raleway"/>
        </w:rPr>
        <w:t>FROM  "</w:t>
      </w:r>
      <w:proofErr w:type="gramEnd"/>
      <w:r w:rsidRPr="004A7FCC">
        <w:rPr>
          <w:rFonts w:eastAsia="Raleway" w:cs="Raleway"/>
        </w:rPr>
        <w:t>Requirements" WHERE "note" LIKE '%</w:t>
      </w:r>
      <w:r w:rsidRPr="004A7FCC">
        <w:rPr>
          <w:rFonts w:eastAsia="Raleway" w:cs="Raleway"/>
          <w:b/>
          <w:bCs/>
        </w:rPr>
        <w:t>See</w:t>
      </w:r>
      <w:r w:rsidRPr="004A7FCC">
        <w:rPr>
          <w:rFonts w:eastAsia="Raleway" w:cs="Raleway"/>
        </w:rPr>
        <w:t xml:space="preserve">%' ORDER BY "id" ASC LIMIT 300 OFFSET </w:t>
      </w:r>
      <w:proofErr w:type="gramStart"/>
      <w:r w:rsidRPr="004A7FCC">
        <w:rPr>
          <w:rFonts w:eastAsia="Raleway" w:cs="Raleway"/>
        </w:rPr>
        <w:t>0;</w:t>
      </w:r>
      <w:proofErr w:type="gramEnd"/>
    </w:p>
    <w:tbl>
      <w:tblPr>
        <w:tblStyle w:val="GridTable4"/>
        <w:tblW w:w="10255" w:type="dxa"/>
        <w:tblLayout w:type="fixed"/>
        <w:tblLook w:val="04A0" w:firstRow="1" w:lastRow="0" w:firstColumn="1" w:lastColumn="0" w:noHBand="0" w:noVBand="1"/>
      </w:tblPr>
      <w:tblGrid>
        <w:gridCol w:w="540"/>
        <w:gridCol w:w="4945"/>
        <w:gridCol w:w="4770"/>
      </w:tblGrid>
      <w:tr w:rsidR="002D499D" w14:paraId="5BAF5F29" w14:textId="77777777" w:rsidTr="00FE64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tcPr>
          <w:p w14:paraId="7CAA4E36" w14:textId="77777777" w:rsidR="002D499D" w:rsidRPr="006A7C89" w:rsidRDefault="002D499D" w:rsidP="00FE64AC">
            <w:pPr>
              <w:jc w:val="center"/>
              <w:rPr>
                <w:rFonts w:eastAsia="Raleway" w:cs="Raleway"/>
                <w:sz w:val="28"/>
                <w:szCs w:val="28"/>
              </w:rPr>
            </w:pPr>
            <w:r w:rsidRPr="006A7C89">
              <w:rPr>
                <w:rFonts w:eastAsia="Raleway" w:cs="Raleway"/>
                <w:sz w:val="28"/>
                <w:szCs w:val="28"/>
              </w:rPr>
              <w:t>#</w:t>
            </w:r>
          </w:p>
        </w:tc>
        <w:tc>
          <w:tcPr>
            <w:tcW w:w="4945" w:type="dxa"/>
          </w:tcPr>
          <w:p w14:paraId="2C877191" w14:textId="77777777" w:rsidR="002D499D" w:rsidRPr="006A7C89" w:rsidRDefault="002D499D" w:rsidP="00FE64AC">
            <w:pPr>
              <w:cnfStyle w:val="100000000000" w:firstRow="1" w:lastRow="0" w:firstColumn="0" w:lastColumn="0" w:oddVBand="0" w:evenVBand="0" w:oddHBand="0" w:evenHBand="0" w:firstRowFirstColumn="0" w:firstRowLastColumn="0" w:lastRowFirstColumn="0" w:lastRowLastColumn="0"/>
              <w:rPr>
                <w:rFonts w:eastAsia="Raleway" w:cs="Raleway"/>
                <w:b w:val="0"/>
                <w:bCs w:val="0"/>
                <w:sz w:val="28"/>
                <w:szCs w:val="28"/>
              </w:rPr>
            </w:pPr>
            <w:r w:rsidRPr="006A7C89">
              <w:rPr>
                <w:rFonts w:eastAsia="Raleway" w:cs="Raleway"/>
                <w:sz w:val="28"/>
                <w:szCs w:val="28"/>
              </w:rPr>
              <w:t>Link</w:t>
            </w:r>
          </w:p>
        </w:tc>
        <w:tc>
          <w:tcPr>
            <w:tcW w:w="4770" w:type="dxa"/>
          </w:tcPr>
          <w:p w14:paraId="631C9C91" w14:textId="77777777" w:rsidR="002D499D" w:rsidRPr="006A7C89" w:rsidRDefault="002D499D" w:rsidP="00FE64AC">
            <w:pPr>
              <w:cnfStyle w:val="100000000000" w:firstRow="1" w:lastRow="0" w:firstColumn="0" w:lastColumn="0" w:oddVBand="0" w:evenVBand="0" w:oddHBand="0" w:evenHBand="0" w:firstRowFirstColumn="0" w:firstRowLastColumn="0" w:lastRowFirstColumn="0" w:lastRowLastColumn="0"/>
              <w:rPr>
                <w:rFonts w:eastAsia="Raleway" w:cs="Raleway"/>
                <w:sz w:val="28"/>
                <w:szCs w:val="28"/>
              </w:rPr>
            </w:pPr>
            <w:r w:rsidRPr="006A7C89">
              <w:rPr>
                <w:rFonts w:eastAsia="Raleway" w:cs="Raleway"/>
                <w:sz w:val="28"/>
                <w:szCs w:val="28"/>
              </w:rPr>
              <w:t>Title</w:t>
            </w:r>
          </w:p>
        </w:tc>
      </w:tr>
      <w:tr w:rsidR="002D499D" w14:paraId="46D52C62" w14:textId="77777777" w:rsidTr="00FE64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 w:type="dxa"/>
          </w:tcPr>
          <w:p w14:paraId="71E284BA" w14:textId="77777777" w:rsidR="002D499D" w:rsidRPr="003D197B" w:rsidRDefault="002D499D" w:rsidP="00FE64AC">
            <w:pPr>
              <w:jc w:val="center"/>
              <w:rPr>
                <w:rFonts w:eastAsia="Raleway" w:cs="Raleway"/>
              </w:rPr>
            </w:pPr>
            <w:r>
              <w:rPr>
                <w:rFonts w:eastAsia="Raleway" w:cs="Raleway"/>
              </w:rPr>
              <w:t>1</w:t>
            </w:r>
          </w:p>
        </w:tc>
        <w:tc>
          <w:tcPr>
            <w:tcW w:w="4945" w:type="dxa"/>
          </w:tcPr>
          <w:p w14:paraId="1A0AD5CC" w14:textId="0FE6DB32" w:rsidR="002D499D" w:rsidRPr="00B31B7A" w:rsidRDefault="00D86308" w:rsidP="00FE64AC">
            <w:pPr>
              <w:cnfStyle w:val="000000100000" w:firstRow="0" w:lastRow="0" w:firstColumn="0" w:lastColumn="0" w:oddVBand="0" w:evenVBand="0" w:oddHBand="1" w:evenHBand="0" w:firstRowFirstColumn="0" w:firstRowLastColumn="0" w:lastRowFirstColumn="0" w:lastRowLastColumn="0"/>
              <w:rPr>
                <w:rFonts w:eastAsia="Raleway" w:cs="Raleway"/>
              </w:rPr>
            </w:pPr>
            <w:r>
              <w:rPr>
                <w:rFonts w:eastAsia="Raleway" w:cs="Raleway"/>
              </w:rPr>
              <w:t>None</w:t>
            </w:r>
          </w:p>
        </w:tc>
        <w:tc>
          <w:tcPr>
            <w:tcW w:w="4770" w:type="dxa"/>
          </w:tcPr>
          <w:p w14:paraId="2CB8C11C" w14:textId="2384A893" w:rsidR="002D499D" w:rsidRPr="00AA5C33" w:rsidRDefault="00D86308" w:rsidP="00FE64AC">
            <w:pPr>
              <w:cnfStyle w:val="000000100000" w:firstRow="0" w:lastRow="0" w:firstColumn="0" w:lastColumn="0" w:oddVBand="0" w:evenVBand="0" w:oddHBand="1" w:evenHBand="0" w:firstRowFirstColumn="0" w:firstRowLastColumn="0" w:lastRowFirstColumn="0" w:lastRowLastColumn="0"/>
              <w:rPr>
                <w:rFonts w:eastAsia="Raleway" w:cs="Raleway"/>
              </w:rPr>
            </w:pPr>
            <w:r>
              <w:rPr>
                <w:rFonts w:eastAsia="Raleway" w:cs="Raleway"/>
              </w:rPr>
              <w:t>None</w:t>
            </w:r>
          </w:p>
        </w:tc>
      </w:tr>
    </w:tbl>
    <w:p w14:paraId="55636DFF" w14:textId="586FC9A7" w:rsidR="002D499D" w:rsidRDefault="002D499D" w:rsidP="002D499D">
      <w:pPr>
        <w:jc w:val="center"/>
        <w:rPr>
          <w:rFonts w:ascii="Aptos" w:eastAsia="Aptos" w:hAnsi="Aptos" w:cs="Aptos"/>
          <w:sz w:val="22"/>
          <w:szCs w:val="22"/>
        </w:rPr>
      </w:pPr>
      <w:r w:rsidRPr="004D6221">
        <w:rPr>
          <w:rFonts w:ascii="Aptos" w:eastAsia="Aptos" w:hAnsi="Aptos" w:cs="Aptos"/>
          <w:sz w:val="22"/>
          <w:szCs w:val="22"/>
        </w:rPr>
        <w:t xml:space="preserve">Table 2 – </w:t>
      </w:r>
      <w:r>
        <w:rPr>
          <w:rFonts w:ascii="Aptos" w:eastAsia="Aptos" w:hAnsi="Aptos" w:cs="Aptos"/>
          <w:sz w:val="22"/>
          <w:szCs w:val="22"/>
        </w:rPr>
        <w:t>Document links for cited references</w:t>
      </w:r>
    </w:p>
    <w:p w14:paraId="7569F35E" w14:textId="77777777" w:rsidR="002D499D" w:rsidRPr="004D6221" w:rsidRDefault="002D499D" w:rsidP="00EE2951">
      <w:pPr>
        <w:jc w:val="center"/>
        <w:rPr>
          <w:rFonts w:ascii="Aptos" w:eastAsia="Aptos" w:hAnsi="Aptos" w:cs="Aptos"/>
          <w:sz w:val="22"/>
          <w:szCs w:val="22"/>
        </w:rPr>
      </w:pPr>
    </w:p>
    <w:sectPr w:rsidR="002D499D" w:rsidRPr="004D6221">
      <w:headerReference w:type="even" r:id="rId22"/>
      <w:headerReference w:type="default" r:id="rId23"/>
      <w:footerReference w:type="default" r:id="rId24"/>
      <w:headerReference w:type="first" r:id="rId25"/>
      <w:footerReference w:type="first" r:id="rId26"/>
      <w:pgSz w:w="12240" w:h="15840"/>
      <w:pgMar w:top="720" w:right="720" w:bottom="720" w:left="72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vid Brodie" w:date="2025-03-04T10:06:00Z" w:initials="DB">
    <w:p w14:paraId="028178BD" w14:textId="77777777" w:rsidR="00D741CC" w:rsidRDefault="00D741CC" w:rsidP="00D741CC">
      <w:pPr>
        <w:pStyle w:val="CommentText"/>
      </w:pPr>
      <w:r>
        <w:rPr>
          <w:rStyle w:val="CommentReference"/>
        </w:rPr>
        <w:annotationRef/>
      </w:r>
      <w:r>
        <w:rPr>
          <w:lang w:val="de-DE"/>
        </w:rPr>
        <w:t>I added SYSA (System Attributes) as a class of requirements with an aim to having unique and consistent domains Ids in each table of requirements.</w:t>
      </w:r>
      <w:r>
        <w:rPr>
          <w:lang w:val="de-DE"/>
        </w:rPr>
        <w:br/>
      </w:r>
      <w:r>
        <w:rPr>
          <w:lang w:val="de-DE"/>
        </w:rPr>
        <w:br/>
        <w:t>In a previous version of the document there was also a section on manufacturing.  What happened to those requirements?</w:t>
      </w:r>
    </w:p>
  </w:comment>
  <w:comment w:id="3" w:author="Blaze Sanders" w:date="2025-03-04T06:14:00Z" w:initials="SS">
    <w:p w14:paraId="7C2745D0" w14:textId="77777777" w:rsidR="00574EEF" w:rsidRDefault="00574EEF" w:rsidP="00574EEF">
      <w:r>
        <w:rPr>
          <w:rStyle w:val="CommentReference"/>
        </w:rPr>
        <w:annotationRef/>
      </w:r>
      <w:r>
        <w:rPr>
          <w:sz w:val="20"/>
          <w:szCs w:val="20"/>
        </w:rPr>
        <w:t>Jovan merged them into PROJ I believe</w:t>
      </w:r>
    </w:p>
  </w:comment>
  <w:comment w:id="6" w:author="David Brodie" w:date="2025-03-04T10:10:00Z" w:initials="DB">
    <w:p w14:paraId="70492FEF" w14:textId="77777777" w:rsidR="003D1619" w:rsidRDefault="003D1619" w:rsidP="003D1619">
      <w:pPr>
        <w:pStyle w:val="CommentText"/>
      </w:pPr>
      <w:r>
        <w:rPr>
          <w:rStyle w:val="CommentReference"/>
        </w:rPr>
        <w:annotationRef/>
      </w:r>
      <w:r>
        <w:rPr>
          <w:lang w:val="de-DE"/>
        </w:rPr>
        <w:t>Overnight I had concerns about USB:</w:t>
      </w:r>
      <w:r>
        <w:rPr>
          <w:lang w:val="de-DE"/>
        </w:rPr>
        <w:br/>
        <w:t>1. If it is effectively power and ethernet is the orientation of the connector important (i.e. ethernet only works if the USB connector is plugged in the right way round)</w:t>
      </w:r>
      <w:r>
        <w:rPr>
          <w:lang w:val="de-DE"/>
        </w:rPr>
        <w:br/>
        <w:t>2. Does this solution still support login, e.g. via SSH.</w:t>
      </w:r>
      <w:r>
        <w:rPr>
          <w:lang w:val="de-DE"/>
        </w:rPr>
        <w:br/>
        <w:t>3. Why not have a full USB Port (TCI ethernet interface could then be realised via a USB dongle)</w:t>
      </w:r>
    </w:p>
  </w:comment>
  <w:comment w:id="7" w:author="Blaze Sanders" w:date="2025-03-04T06:20:00Z" w:initials="SS">
    <w:p w14:paraId="1B33FC8B" w14:textId="77777777" w:rsidR="00A36B95" w:rsidRDefault="00A36B95" w:rsidP="00A36B95">
      <w:r>
        <w:rPr>
          <w:rStyle w:val="CommentReference"/>
        </w:rPr>
        <w:annotationRef/>
      </w:r>
      <w:r>
        <w:rPr>
          <w:sz w:val="20"/>
          <w:szCs w:val="20"/>
        </w:rPr>
        <w:t>1. USB-C spec is reversible and we will make sure SPE wires follow the sec.</w:t>
      </w:r>
    </w:p>
    <w:p w14:paraId="346C17F2" w14:textId="77777777" w:rsidR="00A36B95" w:rsidRDefault="00A36B95" w:rsidP="00A36B95">
      <w:r>
        <w:rPr>
          <w:sz w:val="20"/>
          <w:szCs w:val="20"/>
        </w:rPr>
        <w:t>2.  Yes SSH into APP_CPU and COMPANION_MCU only</w:t>
      </w:r>
    </w:p>
    <w:p w14:paraId="241D08EB" w14:textId="77777777" w:rsidR="00A36B95" w:rsidRDefault="00A36B95" w:rsidP="00A36B95">
      <w:r>
        <w:rPr>
          <w:sz w:val="20"/>
          <w:szCs w:val="20"/>
        </w:rPr>
        <w:t>3. I still do like a full HX2 USB hub but it adds cost, PCB impedance is hard, and making sure each CPU is in the correct master or slace configure could be complex software wise</w:t>
      </w:r>
    </w:p>
  </w:comment>
  <w:comment w:id="8" w:author="Blaze Sanders" w:date="2025-03-04T10:12:00Z" w:initials="SS">
    <w:p w14:paraId="170DF37B" w14:textId="77777777" w:rsidR="00E95B59" w:rsidRDefault="00E95B59" w:rsidP="00E95B59">
      <w:r>
        <w:rPr>
          <w:rStyle w:val="CommentReference"/>
        </w:rPr>
        <w:annotationRef/>
      </w:r>
      <w:r>
        <w:rPr>
          <w:sz w:val="20"/>
          <w:szCs w:val="20"/>
        </w:rPr>
        <w:t>https://chatgpt.com/share/67c7426c-c78c-800c-ae82-99985ae6e08e</w:t>
      </w:r>
    </w:p>
  </w:comment>
  <w:comment w:id="9" w:author="Blaze Sanders" w:date="2025-03-04T10:13:00Z" w:initials="SS">
    <w:p w14:paraId="48923ADD" w14:textId="77777777" w:rsidR="007D2F6B" w:rsidRDefault="007D2F6B" w:rsidP="007D2F6B">
      <w:r>
        <w:rPr>
          <w:rStyle w:val="CommentReference"/>
        </w:rPr>
        <w:annotationRef/>
      </w:r>
      <w:r>
        <w:rPr>
          <w:color w:val="111111"/>
          <w:sz w:val="20"/>
          <w:szCs w:val="20"/>
        </w:rPr>
        <w:t xml:space="preserve">If connecting to a </w:t>
      </w:r>
      <w:r>
        <w:rPr>
          <w:b/>
          <w:bCs/>
          <w:color w:val="111111"/>
          <w:sz w:val="20"/>
          <w:szCs w:val="20"/>
        </w:rPr>
        <w:t>standard Ethernet network</w:t>
      </w:r>
      <w:r>
        <w:rPr>
          <w:color w:val="111111"/>
          <w:sz w:val="20"/>
          <w:szCs w:val="20"/>
        </w:rPr>
        <w:t xml:space="preserve">, you need a </w:t>
      </w:r>
      <w:r>
        <w:rPr>
          <w:b/>
          <w:bCs/>
          <w:color w:val="111111"/>
          <w:sz w:val="20"/>
          <w:szCs w:val="20"/>
        </w:rPr>
        <w:t>bridge</w:t>
      </w:r>
      <w:r>
        <w:rPr>
          <w:color w:val="111111"/>
          <w:sz w:val="20"/>
          <w:szCs w:val="20"/>
        </w:rPr>
        <w:t xml:space="preserve"> (e.g., a gateway or switch that converts 10BASE-T1S to 10/100/1000BASE-T).</w:t>
      </w:r>
    </w:p>
    <w:p w14:paraId="2CE8FE70" w14:textId="77777777" w:rsidR="007D2F6B" w:rsidRDefault="007D2F6B" w:rsidP="007D2F6B"/>
    <w:p w14:paraId="7A93D995" w14:textId="77777777" w:rsidR="007D2F6B" w:rsidRDefault="007D2F6B" w:rsidP="007D2F6B">
      <w:r>
        <w:rPr>
          <w:color w:val="111111"/>
          <w:sz w:val="20"/>
          <w:szCs w:val="20"/>
        </w:rPr>
        <w:t>Do with do this with a special external (to VUE) adapter or in software or with additional hardware on the VUE?</w:t>
      </w:r>
    </w:p>
  </w:comment>
  <w:comment w:id="10" w:author="Domenico  Actis" w:date="2025-03-04T23:38:00Z" w:initials="DA">
    <w:p w14:paraId="54009930" w14:textId="77777777" w:rsidR="00335C89" w:rsidRDefault="00335C89" w:rsidP="00335C89">
      <w:pPr>
        <w:pStyle w:val="CommentText"/>
      </w:pPr>
      <w:r>
        <w:rPr>
          <w:rStyle w:val="CommentReference"/>
        </w:rPr>
        <w:annotationRef/>
      </w:r>
      <w:r>
        <w:t xml:space="preserve">Not sure I catched all the points, let me try to followup. </w:t>
      </w:r>
    </w:p>
    <w:p w14:paraId="3601AB84" w14:textId="77777777" w:rsidR="00335C89" w:rsidRDefault="00335C89" w:rsidP="00335C89">
      <w:pPr>
        <w:pStyle w:val="CommentText"/>
        <w:numPr>
          <w:ilvl w:val="0"/>
          <w:numId w:val="74"/>
        </w:numPr>
      </w:pPr>
      <w:r>
        <w:t>Ethernet will use USB-C SBU pins, made on purpose for Sideband, so not interfering with USB data flow. Orientation will not matter.</w:t>
      </w:r>
    </w:p>
    <w:p w14:paraId="791DC210" w14:textId="77777777" w:rsidR="00335C89" w:rsidRDefault="00335C89" w:rsidP="00335C89">
      <w:pPr>
        <w:pStyle w:val="CommentText"/>
        <w:numPr>
          <w:ilvl w:val="0"/>
          <w:numId w:val="74"/>
        </w:numPr>
      </w:pPr>
      <w:r>
        <w:t>It’s a standard USB port, that can be a DRD so being host or device, and we will clarify OTG needs</w:t>
      </w:r>
    </w:p>
    <w:p w14:paraId="2FDAE5E8" w14:textId="77777777" w:rsidR="00335C89" w:rsidRDefault="00335C89" w:rsidP="00335C89">
      <w:pPr>
        <w:pStyle w:val="CommentText"/>
        <w:numPr>
          <w:ilvl w:val="0"/>
          <w:numId w:val="74"/>
        </w:numPr>
      </w:pPr>
      <w:r>
        <w:t>It is</w:t>
      </w:r>
    </w:p>
  </w:comment>
  <w:comment w:id="11" w:author="Domenico  Actis" w:date="2025-03-04T23:40:00Z" w:initials="DA">
    <w:p w14:paraId="6CF06CA2" w14:textId="77777777" w:rsidR="001200D2" w:rsidRDefault="001200D2" w:rsidP="001200D2">
      <w:pPr>
        <w:pStyle w:val="CommentText"/>
      </w:pPr>
      <w:r>
        <w:rPr>
          <w:rStyle w:val="CommentReference"/>
        </w:rPr>
        <w:annotationRef/>
      </w:r>
      <w:r>
        <w:t xml:space="preserve">@Blaze, we will need an external T1S comapion connected via USB SBU so an adapter. </w:t>
      </w:r>
    </w:p>
  </w:comment>
  <w:comment w:id="12" w:author="David Brodie" w:date="2025-03-04T10:31:00Z" w:initials="DB">
    <w:p w14:paraId="2A7E2A7A" w14:textId="59526611" w:rsidR="007D5AFF" w:rsidRDefault="007D5AFF" w:rsidP="007D5AFF">
      <w:pPr>
        <w:pStyle w:val="CommentText"/>
      </w:pPr>
      <w:r>
        <w:rPr>
          <w:rStyle w:val="CommentReference"/>
        </w:rPr>
        <w:annotationRef/>
      </w:r>
      <w:r>
        <w:rPr>
          <w:lang w:val="de-DE"/>
        </w:rPr>
        <w:t>The other worry I had overnight was: I think we changed a lot from Domenico‘s original design.  It is essential that the new design choices are reviewed by and with Domenico.  I just saw that Domenico was active in the chat but am not sure to what extent a real discussion took place - the discussion is critically important.</w:t>
      </w:r>
      <w:r w:rsidR="003844B8">
        <w:rPr>
          <w:lang w:val="de-DE"/>
        </w:rPr>
        <w:t>r</w:t>
      </w:r>
    </w:p>
  </w:comment>
  <w:comment w:id="13" w:author="Blaze Sanders" w:date="2025-03-04T06:15:00Z" w:initials="SS">
    <w:p w14:paraId="1E1BF4B6" w14:textId="77777777" w:rsidR="001C69F1" w:rsidRDefault="001C69F1" w:rsidP="001C69F1">
      <w:r>
        <w:rPr>
          <w:rStyle w:val="CommentReference"/>
        </w:rPr>
        <w:annotationRef/>
      </w:r>
      <w:r>
        <w:rPr>
          <w:sz w:val="20"/>
          <w:szCs w:val="20"/>
        </w:rPr>
        <w:t xml:space="preserve">Jovan and I had two calls with him over the last few days. And I had a lot of text messages with him last weekend. </w:t>
      </w:r>
    </w:p>
  </w:comment>
  <w:comment w:id="14" w:author="Blaze Sanders" w:date="2025-03-03T15:15:00Z" w:initials="SS">
    <w:p w14:paraId="58E1F1AE" w14:textId="6DA2D1B7" w:rsidR="008D01F4" w:rsidRDefault="008D01F4" w:rsidP="008D01F4">
      <w:r>
        <w:rPr>
          <w:rStyle w:val="CommentReference"/>
        </w:rPr>
        <w:annotationRef/>
      </w:r>
      <w:r>
        <w:rPr>
          <w:sz w:val="20"/>
          <w:szCs w:val="20"/>
        </w:rPr>
        <w:t>Image too blurry, can we share Miro Link in view only mode?</w:t>
      </w:r>
    </w:p>
    <w:p w14:paraId="6F0173FA" w14:textId="77777777" w:rsidR="008D01F4" w:rsidRDefault="008D01F4" w:rsidP="008D01F4"/>
    <w:p w14:paraId="32376508" w14:textId="77777777" w:rsidR="008D01F4" w:rsidRDefault="008D01F4" w:rsidP="008D01F4">
      <w:r>
        <w:rPr>
          <w:sz w:val="20"/>
          <w:szCs w:val="20"/>
        </w:rPr>
        <w:t>https://miro.com/app/board/uXjVLkbEDg8=/?share_link_id=47730063902</w:t>
      </w:r>
    </w:p>
  </w:comment>
  <w:comment w:id="15" w:author="JP Brocket" w:date="2025-03-04T16:45:00Z" w:initials="JB">
    <w:p w14:paraId="4FFDF91F" w14:textId="5227A6B3" w:rsidR="00CE117C" w:rsidRDefault="00CE117C" w:rsidP="00CE117C">
      <w:pPr>
        <w:pStyle w:val="CommentText"/>
      </w:pPr>
      <w:r>
        <w:rPr>
          <w:rStyle w:val="CommentReference"/>
        </w:rPr>
        <w:annotationRef/>
      </w:r>
      <w:r>
        <w:fldChar w:fldCharType="begin"/>
      </w:r>
      <w:r>
        <w:instrText>HYPERLINK "mailto:Blaze.Sanders@spokesafety.com"</w:instrText>
      </w:r>
      <w:bookmarkStart w:id="16" w:name="_@_EAAD93A7D2364D86BC0B0E7353C1E6ACZ"/>
      <w:r>
        <w:fldChar w:fldCharType="separate"/>
      </w:r>
      <w:bookmarkEnd w:id="16"/>
      <w:r w:rsidRPr="00CE117C">
        <w:rPr>
          <w:rStyle w:val="Mention"/>
          <w:noProof/>
        </w:rPr>
        <w:t>@Blaze Sanders</w:t>
      </w:r>
      <w:r>
        <w:fldChar w:fldCharType="end"/>
      </w:r>
      <w:r>
        <w:t xml:space="preserve"> No, it is best to provide a high res image as another attachment. Expert the image at High and then ZIP is it only 1.2mb and then the EMS can do as they wish (print large format for example). General rule to not share links.</w:t>
      </w:r>
    </w:p>
  </w:comment>
  <w:comment w:id="33" w:author="Domenico  Actis" w:date="2025-03-03T01:46:00Z" w:initials="DA">
    <w:p w14:paraId="5837604E" w14:textId="60DB2BFE" w:rsidR="00947B70" w:rsidRDefault="00947B70" w:rsidP="00947B70">
      <w:pPr>
        <w:pStyle w:val="CommentText"/>
      </w:pPr>
      <w:r>
        <w:rPr>
          <w:rStyle w:val="CommentReference"/>
        </w:rPr>
        <w:annotationRef/>
      </w:r>
      <w:r>
        <w:t>Pay attention that SMCS is regional, EU has another system</w:t>
      </w:r>
    </w:p>
  </w:comment>
  <w:comment w:id="34" w:author="David Brodie" w:date="2025-02-28T19:36:00Z" w:initials="DB">
    <w:p w14:paraId="6681C337" w14:textId="77777777" w:rsidR="00577774" w:rsidRDefault="00577774" w:rsidP="00577774">
      <w:pPr>
        <w:pStyle w:val="CommentText"/>
      </w:pPr>
      <w:r>
        <w:rPr>
          <w:rStyle w:val="CommentReference"/>
        </w:rPr>
        <w:annotationRef/>
      </w:r>
      <w:r>
        <w:t>Barometer should serve to monitor altitude changes as GNSS does not provide reliable accurate height.  Suppler may propose other solutions to solve this problem.</w:t>
      </w:r>
    </w:p>
  </w:comment>
  <w:comment w:id="35" w:author="Blaze Sanders" w:date="2025-03-04T03:44:00Z" w:initials="SS">
    <w:p w14:paraId="30E60A5E" w14:textId="77777777" w:rsidR="00AD2B5F" w:rsidRDefault="00AD2B5F" w:rsidP="00AD2B5F">
      <w:r>
        <w:rPr>
          <w:rStyle w:val="CommentReference"/>
        </w:rPr>
        <w:annotationRef/>
      </w:r>
      <w:r>
        <w:rPr>
          <w:sz w:val="20"/>
          <w:szCs w:val="20"/>
          <w:highlight w:val="red"/>
        </w:rPr>
        <w:t>Given that JTAG connections should be inaccessible for production units, the USB option helps development, supports bootloader scenarios and provides backup to JTAG’s</w:t>
      </w:r>
    </w:p>
    <w:p w14:paraId="58528E8F" w14:textId="77777777" w:rsidR="00AD2B5F" w:rsidRDefault="00AD2B5F" w:rsidP="00AD2B5F"/>
  </w:comment>
  <w:comment w:id="65" w:author="Domenico  Actis" w:date="2025-03-02T00:20:00Z" w:initials="DA">
    <w:p w14:paraId="1FBA6637" w14:textId="77777777" w:rsidR="00F27B7D" w:rsidRDefault="00F27B7D" w:rsidP="00F27B7D">
      <w:pPr>
        <w:pStyle w:val="CommentText"/>
      </w:pPr>
      <w:r>
        <w:rPr>
          <w:rStyle w:val="CommentReference"/>
        </w:rPr>
        <w:annotationRef/>
      </w:r>
      <w:r>
        <w:t>Radar module is more than an MCU, its an antenna + AFE + MCU. Supported by Spoke API is pointless here, I’ll add few key factors like:</w:t>
      </w:r>
    </w:p>
    <w:p w14:paraId="4CF009CC" w14:textId="77777777" w:rsidR="00F27B7D" w:rsidRDefault="00F27B7D" w:rsidP="00F27B7D">
      <w:pPr>
        <w:pStyle w:val="CommentText"/>
      </w:pPr>
      <w:r>
        <w:t>24GHz globally supported, 1T2R with low power modes</w:t>
      </w:r>
    </w:p>
  </w:comment>
  <w:comment w:id="66" w:author="Blaze Sanders" w:date="2025-03-02T06:22:00Z" w:initials="SS">
    <w:p w14:paraId="2FB4AB55" w14:textId="77777777" w:rsidR="00F27B7D" w:rsidRDefault="00F27B7D" w:rsidP="00F27B7D">
      <w:r>
        <w:rPr>
          <w:rStyle w:val="CommentReference"/>
        </w:rPr>
        <w:annotationRef/>
      </w:r>
      <w:r>
        <w:rPr>
          <w:sz w:val="20"/>
          <w:szCs w:val="20"/>
        </w:rPr>
        <w:t>Correct but all Spoke cares about is that its black box we can talk to other IPC Ethernet bus via API calls</w:t>
      </w:r>
    </w:p>
    <w:p w14:paraId="411D95A6" w14:textId="77777777" w:rsidR="00F27B7D" w:rsidRDefault="00F27B7D" w:rsidP="00F27B7D"/>
    <w:p w14:paraId="2702DCDE" w14:textId="77777777" w:rsidR="00F27B7D" w:rsidRDefault="00F27B7D" w:rsidP="00F27B7D">
      <w:r>
        <w:rPr>
          <w:sz w:val="20"/>
          <w:szCs w:val="20"/>
        </w:rPr>
        <w:t>This is not a requirement section, see “we recommend” above. Requirement go in section 5.0 and below</w:t>
      </w:r>
    </w:p>
  </w:comment>
  <w:comment w:id="75" w:author="David Brodie" w:date="2025-03-02T20:03:00Z" w:initials="DB">
    <w:p w14:paraId="33E00924" w14:textId="77777777" w:rsidR="00F27B7D" w:rsidRDefault="00F27B7D" w:rsidP="00F27B7D">
      <w:pPr>
        <w:pStyle w:val="CommentText"/>
      </w:pPr>
      <w:r>
        <w:rPr>
          <w:rStyle w:val="CommentReference"/>
        </w:rPr>
        <w:annotationRef/>
      </w:r>
      <w:r>
        <w:rPr>
          <w:lang w:val="de-DE"/>
        </w:rPr>
        <w:t>Add text explaining the significance of this image (and give it a caption) or delete it.</w:t>
      </w:r>
    </w:p>
  </w:comment>
  <w:comment w:id="76" w:author="Blaze Sanders" w:date="2025-03-02T14:45:00Z" w:initials="SS">
    <w:p w14:paraId="34CB7169" w14:textId="77777777" w:rsidR="00F27B7D" w:rsidRDefault="00F27B7D" w:rsidP="00F27B7D">
      <w:r>
        <w:rPr>
          <w:rStyle w:val="CommentReference"/>
        </w:rPr>
        <w:annotationRef/>
      </w:r>
      <w:r>
        <w:rPr>
          <w:sz w:val="20"/>
          <w:szCs w:val="20"/>
        </w:rPr>
        <w:t xml:space="preserve">Ethernet AVB is the wrong Ethernet interface I believe. How would we connect Murata Type 1YL  APP_CPU to IPC bus </w:t>
      </w:r>
      <w:r>
        <w:rPr>
          <w:sz w:val="20"/>
          <w:szCs w:val="20"/>
        </w:rPr>
        <w:fldChar w:fldCharType="begin"/>
      </w:r>
      <w:r>
        <w:rPr>
          <w:sz w:val="20"/>
          <w:szCs w:val="20"/>
        </w:rPr>
        <w:instrText>HYPERLINK "mailto:Domenico.Actis@spokesafety.com"</w:instrText>
      </w:r>
      <w:r>
        <w:rPr>
          <w:sz w:val="20"/>
          <w:szCs w:val="20"/>
        </w:rPr>
      </w:r>
      <w:bookmarkStart w:id="78" w:name="_@_7B2ECD59D9C94EF1BCA36E3B38D9CBE5Z"/>
      <w:r>
        <w:rPr>
          <w:sz w:val="20"/>
          <w:szCs w:val="20"/>
        </w:rPr>
        <w:fldChar w:fldCharType="separate"/>
      </w:r>
      <w:bookmarkEnd w:id="78"/>
      <w:r w:rsidRPr="00643984">
        <w:rPr>
          <w:rStyle w:val="Mention"/>
          <w:noProof/>
          <w:sz w:val="20"/>
          <w:szCs w:val="20"/>
        </w:rPr>
        <w:t>@Domenico  Actis</w:t>
      </w:r>
      <w:r>
        <w:rPr>
          <w:sz w:val="20"/>
          <w:szCs w:val="20"/>
        </w:rPr>
        <w:fldChar w:fldCharType="end"/>
      </w:r>
      <w:r>
        <w:rPr>
          <w:sz w:val="20"/>
          <w:szCs w:val="20"/>
        </w:rPr>
        <w:t xml:space="preserve"> and </w:t>
      </w:r>
      <w:r>
        <w:fldChar w:fldCharType="begin"/>
      </w:r>
      <w:r>
        <w:instrText>HYPERLINK "mailto:jovan.zagajac@spokesafety.com"</w:instrText>
      </w:r>
      <w:bookmarkStart w:id="79" w:name="_@_A341B3B1119E4161AF6FF732C982D9CCZ"/>
      <w:r>
        <w:fldChar w:fldCharType="separate"/>
      </w:r>
      <w:bookmarkEnd w:id="79"/>
      <w:r w:rsidRPr="00643984">
        <w:rPr>
          <w:rStyle w:val="Mention"/>
          <w:noProof/>
        </w:rPr>
        <w:t>@Jovan Zagajac</w:t>
      </w:r>
      <w:r>
        <w:fldChar w:fldCharType="end"/>
      </w:r>
    </w:p>
  </w:comment>
  <w:comment w:id="77" w:author="Domenico  Actis" w:date="2025-03-04T23:46:00Z" w:initials="DA">
    <w:p w14:paraId="46A0F30A" w14:textId="77777777" w:rsidR="000061D4" w:rsidRDefault="000061D4" w:rsidP="000061D4">
      <w:pPr>
        <w:pStyle w:val="CommentText"/>
      </w:pPr>
      <w:r>
        <w:rPr>
          <w:rStyle w:val="CommentReference"/>
        </w:rPr>
        <w:annotationRef/>
      </w:r>
      <w:r>
        <w:t>Remove, not strictly needed for now, overlaps with ZeroMQ partially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8178BD" w15:done="1"/>
  <w15:commentEx w15:paraId="7C2745D0" w15:paraIdParent="028178BD" w15:done="1"/>
  <w15:commentEx w15:paraId="70492FEF" w15:done="1"/>
  <w15:commentEx w15:paraId="241D08EB" w15:paraIdParent="70492FEF" w15:done="1"/>
  <w15:commentEx w15:paraId="170DF37B" w15:paraIdParent="70492FEF" w15:done="1"/>
  <w15:commentEx w15:paraId="7A93D995" w15:paraIdParent="70492FEF" w15:done="1"/>
  <w15:commentEx w15:paraId="2FDAE5E8" w15:paraIdParent="70492FEF" w15:done="1"/>
  <w15:commentEx w15:paraId="6CF06CA2" w15:paraIdParent="70492FEF" w15:done="1"/>
  <w15:commentEx w15:paraId="2A7E2A7A" w15:done="1"/>
  <w15:commentEx w15:paraId="1E1BF4B6" w15:paraIdParent="2A7E2A7A" w15:done="1"/>
  <w15:commentEx w15:paraId="32376508" w15:done="1"/>
  <w15:commentEx w15:paraId="4FFDF91F" w15:paraIdParent="32376508" w15:done="1"/>
  <w15:commentEx w15:paraId="5837604E" w15:done="1"/>
  <w15:commentEx w15:paraId="6681C337" w15:done="1"/>
  <w15:commentEx w15:paraId="58528E8F" w15:done="1"/>
  <w15:commentEx w15:paraId="4CF009CC" w15:done="1"/>
  <w15:commentEx w15:paraId="2702DCDE" w15:paraIdParent="4CF009CC" w15:done="1"/>
  <w15:commentEx w15:paraId="33E00924" w15:done="1"/>
  <w15:commentEx w15:paraId="34CB7169" w15:paraIdParent="33E00924" w15:done="1"/>
  <w15:commentEx w15:paraId="46A0F30A" w15:paraIdParent="33E0092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A27987" w16cex:dateUtc="2025-03-04T09:06:00Z"/>
  <w16cex:commentExtensible w16cex:durableId="4AE5DFBE" w16cex:dateUtc="2025-03-04T14:14:00Z"/>
  <w16cex:commentExtensible w16cex:durableId="3ACDCD9D" w16cex:dateUtc="2025-03-04T09:10:00Z"/>
  <w16cex:commentExtensible w16cex:durableId="5F8A1528" w16cex:dateUtc="2025-03-04T14:20:00Z"/>
  <w16cex:commentExtensible w16cex:durableId="7D7D4418" w16cex:dateUtc="2025-03-04T18:12:00Z"/>
  <w16cex:commentExtensible w16cex:durableId="2A183874" w16cex:dateUtc="2025-03-04T18:13:00Z"/>
  <w16cex:commentExtensible w16cex:durableId="2087B17B" w16cex:dateUtc="2025-03-04T22:38:00Z"/>
  <w16cex:commentExtensible w16cex:durableId="58D98CF2" w16cex:dateUtc="2025-03-04T22:40:00Z">
    <w16cex:extLst>
      <w16:ext w16:uri="{CE6994B0-6A32-4C9F-8C6B-6E91EDA988CE}">
        <cr:reactions xmlns:cr="http://schemas.microsoft.com/office/comments/2020/reactions">
          <cr:reaction reactionType="1">
            <cr:reactionInfo dateUtc="2025-03-04T23:15:39Z">
              <cr:user userId="S::Blaze.Sanders@spokesafety.com::e76b112d-0cd5-4b7d-a174-fba97354eb57" userProvider="AD" userName="Blaze Sanders"/>
            </cr:reactionInfo>
          </cr:reaction>
        </cr:reactions>
      </w16:ext>
    </w16cex:extLst>
  </w16cex:commentExtensible>
  <w16cex:commentExtensible w16cex:durableId="28F03876" w16cex:dateUtc="2025-03-04T09:31:00Z"/>
  <w16cex:commentExtensible w16cex:durableId="079BADF4" w16cex:dateUtc="2025-03-04T14:15:00Z"/>
  <w16cex:commentExtensible w16cex:durableId="25348B0A" w16cex:dateUtc="2025-03-03T23:15:00Z"/>
  <w16cex:commentExtensible w16cex:durableId="0E8EC664" w16cex:dateUtc="2025-03-04T08:45:00Z"/>
  <w16cex:commentExtensible w16cex:durableId="09236DD9" w16cex:dateUtc="2025-03-03T00:46:00Z">
    <w16cex:extLst>
      <w16:ext w16:uri="{CE6994B0-6A32-4C9F-8C6B-6E91EDA988CE}">
        <cr:reactions xmlns:cr="http://schemas.microsoft.com/office/comments/2020/reactions">
          <cr:reaction reactionType="1">
            <cr:reactionInfo dateUtc="2025-03-03T13:17:25Z">
              <cr:user userId="S::Blaze.Sanders@spokesafety.com::e76b112d-0cd5-4b7d-a174-fba97354eb57" userProvider="AD" userName="Blaze Sanders"/>
            </cr:reactionInfo>
          </cr:reaction>
        </cr:reactions>
      </w16:ext>
    </w16cex:extLst>
  </w16cex:commentExtensible>
  <w16cex:commentExtensible w16cex:durableId="30375988" w16cex:dateUtc="2025-02-28T18:36:00Z">
    <w16cex:extLst>
      <w16:ext w16:uri="{CE6994B0-6A32-4C9F-8C6B-6E91EDA988CE}">
        <cr:reactions xmlns:cr="http://schemas.microsoft.com/office/comments/2020/reactions">
          <cr:reaction reactionType="1">
            <cr:reactionInfo dateUtc="2025-03-01T16:30:22Z">
              <cr:user userId="S::Blaze.Sanders@spokesafety.com::e76b112d-0cd5-4b7d-a174-fba97354eb57" userProvider="AD" userName="Blaze Sanders"/>
            </cr:reactionInfo>
          </cr:reaction>
        </cr:reactions>
      </w16:ext>
    </w16cex:extLst>
  </w16cex:commentExtensible>
  <w16cex:commentExtensible w16cex:durableId="0EFB4C9F" w16cex:dateUtc="2025-03-04T11:44:00Z"/>
  <w16cex:commentExtensible w16cex:durableId="2416F86D" w16cex:dateUtc="2025-03-01T23:20:00Z"/>
  <w16cex:commentExtensible w16cex:durableId="35CD6BC3" w16cex:dateUtc="2025-03-02T14:22:00Z"/>
  <w16cex:commentExtensible w16cex:durableId="1ED8F267" w16cex:dateUtc="2025-03-02T19:03:00Z"/>
  <w16cex:commentExtensible w16cex:durableId="3E05ACC3" w16cex:dateUtc="2025-03-02T22:45:00Z"/>
  <w16cex:commentExtensible w16cex:durableId="34BC4E5B" w16cex:dateUtc="2025-03-04T2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8178BD" w16cid:durableId="7AA27987"/>
  <w16cid:commentId w16cid:paraId="7C2745D0" w16cid:durableId="4AE5DFBE"/>
  <w16cid:commentId w16cid:paraId="70492FEF" w16cid:durableId="3ACDCD9D"/>
  <w16cid:commentId w16cid:paraId="241D08EB" w16cid:durableId="5F8A1528"/>
  <w16cid:commentId w16cid:paraId="170DF37B" w16cid:durableId="7D7D4418"/>
  <w16cid:commentId w16cid:paraId="7A93D995" w16cid:durableId="2A183874"/>
  <w16cid:commentId w16cid:paraId="2FDAE5E8" w16cid:durableId="2087B17B"/>
  <w16cid:commentId w16cid:paraId="6CF06CA2" w16cid:durableId="58D98CF2"/>
  <w16cid:commentId w16cid:paraId="2A7E2A7A" w16cid:durableId="28F03876"/>
  <w16cid:commentId w16cid:paraId="1E1BF4B6" w16cid:durableId="079BADF4"/>
  <w16cid:commentId w16cid:paraId="32376508" w16cid:durableId="25348B0A"/>
  <w16cid:commentId w16cid:paraId="4FFDF91F" w16cid:durableId="0E8EC664"/>
  <w16cid:commentId w16cid:paraId="5837604E" w16cid:durableId="09236DD9"/>
  <w16cid:commentId w16cid:paraId="6681C337" w16cid:durableId="30375988"/>
  <w16cid:commentId w16cid:paraId="58528E8F" w16cid:durableId="0EFB4C9F"/>
  <w16cid:commentId w16cid:paraId="4CF009CC" w16cid:durableId="2416F86D"/>
  <w16cid:commentId w16cid:paraId="2702DCDE" w16cid:durableId="35CD6BC3"/>
  <w16cid:commentId w16cid:paraId="33E00924" w16cid:durableId="1ED8F267"/>
  <w16cid:commentId w16cid:paraId="34CB7169" w16cid:durableId="3E05ACC3"/>
  <w16cid:commentId w16cid:paraId="46A0F30A" w16cid:durableId="34BC4E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1D440" w14:textId="77777777" w:rsidR="001820A8" w:rsidRDefault="001820A8">
      <w:pPr>
        <w:spacing w:after="0" w:line="240" w:lineRule="auto"/>
      </w:pPr>
      <w:r>
        <w:separator/>
      </w:r>
    </w:p>
  </w:endnote>
  <w:endnote w:type="continuationSeparator" w:id="0">
    <w:p w14:paraId="56161D45" w14:textId="77777777" w:rsidR="001820A8" w:rsidRDefault="001820A8">
      <w:pPr>
        <w:spacing w:after="0" w:line="240" w:lineRule="auto"/>
      </w:pPr>
      <w:r>
        <w:continuationSeparator/>
      </w:r>
    </w:p>
  </w:endnote>
  <w:endnote w:type="continuationNotice" w:id="1">
    <w:p w14:paraId="71FD6564" w14:textId="77777777" w:rsidR="001820A8" w:rsidRDefault="00182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aleway">
    <w:panose1 w:val="00000000000000000000"/>
    <w:charset w:val="00"/>
    <w:family w:val="auto"/>
    <w:pitch w:val="variable"/>
    <w:sig w:usb0="A00002FF" w:usb1="5000205B" w:usb2="00000000" w:usb3="00000000" w:csb0="00000197" w:csb1="00000000"/>
  </w:font>
  <w:font w:name="BC Novatica Spoke">
    <w:altName w:val="Calibri"/>
    <w:panose1 w:val="020B0604020202020204"/>
    <w:charset w:val="00"/>
    <w:family w:val="modern"/>
    <w:notTrueType/>
    <w:pitch w:val="variable"/>
    <w:sig w:usb0="00000007" w:usb1="00000000" w:usb2="00000000" w:usb3="00000000" w:csb0="00000093"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DC46C4B" w14:paraId="6A170416" w14:textId="77777777" w:rsidTr="2DC46C4B">
      <w:trPr>
        <w:trHeight w:val="300"/>
      </w:trPr>
      <w:tc>
        <w:tcPr>
          <w:tcW w:w="3120" w:type="dxa"/>
        </w:tcPr>
        <w:p w14:paraId="44C5C45D" w14:textId="67E40D92" w:rsidR="2DC46C4B" w:rsidRDefault="2DC46C4B" w:rsidP="2DC46C4B">
          <w:pPr>
            <w:pStyle w:val="Header"/>
            <w:ind w:left="-115"/>
          </w:pPr>
        </w:p>
      </w:tc>
      <w:tc>
        <w:tcPr>
          <w:tcW w:w="3120" w:type="dxa"/>
        </w:tcPr>
        <w:p w14:paraId="6040858E" w14:textId="17DE5A6F" w:rsidR="2DC46C4B" w:rsidRDefault="2DC46C4B" w:rsidP="2DC46C4B">
          <w:pPr>
            <w:pStyle w:val="Header"/>
            <w:jc w:val="center"/>
          </w:pPr>
        </w:p>
      </w:tc>
      <w:tc>
        <w:tcPr>
          <w:tcW w:w="3120" w:type="dxa"/>
        </w:tcPr>
        <w:p w14:paraId="742CD1D5" w14:textId="0B9AC613" w:rsidR="2DC46C4B" w:rsidRDefault="2DC46C4B" w:rsidP="2DC46C4B">
          <w:pPr>
            <w:pStyle w:val="Header"/>
            <w:ind w:right="-115"/>
            <w:jc w:val="right"/>
          </w:pPr>
          <w:r>
            <w:fldChar w:fldCharType="begin"/>
          </w:r>
          <w:r>
            <w:instrText>PAGE</w:instrText>
          </w:r>
          <w:r>
            <w:fldChar w:fldCharType="separate"/>
          </w:r>
          <w:r w:rsidR="00E11EAD">
            <w:rPr>
              <w:noProof/>
            </w:rPr>
            <w:t>2</w:t>
          </w:r>
          <w:r>
            <w:fldChar w:fldCharType="end"/>
          </w:r>
          <w:r>
            <w:t xml:space="preserve"> of </w:t>
          </w:r>
          <w:r>
            <w:fldChar w:fldCharType="begin"/>
          </w:r>
          <w:r>
            <w:instrText>NUMPAGES</w:instrText>
          </w:r>
          <w:r>
            <w:fldChar w:fldCharType="separate"/>
          </w:r>
          <w:r w:rsidR="00E11EAD">
            <w:rPr>
              <w:noProof/>
            </w:rPr>
            <w:t>3</w:t>
          </w:r>
          <w:r>
            <w:fldChar w:fldCharType="end"/>
          </w:r>
        </w:p>
      </w:tc>
    </w:tr>
  </w:tbl>
  <w:p w14:paraId="3DF74645" w14:textId="3B8B3642" w:rsidR="2DC46C4B" w:rsidRDefault="2DC46C4B" w:rsidP="2DC46C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DC46C4B" w14:paraId="254250BA" w14:textId="77777777" w:rsidTr="2DC46C4B">
      <w:trPr>
        <w:trHeight w:val="300"/>
      </w:trPr>
      <w:tc>
        <w:tcPr>
          <w:tcW w:w="3120" w:type="dxa"/>
        </w:tcPr>
        <w:p w14:paraId="4D9BEC21" w14:textId="5BFB6E66" w:rsidR="2DC46C4B" w:rsidRDefault="2DC46C4B" w:rsidP="2DC46C4B">
          <w:pPr>
            <w:pStyle w:val="Header"/>
            <w:ind w:left="-115"/>
          </w:pPr>
        </w:p>
      </w:tc>
      <w:tc>
        <w:tcPr>
          <w:tcW w:w="3120" w:type="dxa"/>
        </w:tcPr>
        <w:p w14:paraId="3012080B" w14:textId="5E227802" w:rsidR="2DC46C4B" w:rsidRDefault="2DC46C4B" w:rsidP="2DC46C4B">
          <w:pPr>
            <w:pStyle w:val="Header"/>
            <w:jc w:val="center"/>
          </w:pPr>
        </w:p>
      </w:tc>
      <w:tc>
        <w:tcPr>
          <w:tcW w:w="3120" w:type="dxa"/>
        </w:tcPr>
        <w:p w14:paraId="77875D09" w14:textId="151456A0" w:rsidR="2DC46C4B" w:rsidRDefault="2DC46C4B" w:rsidP="2DC46C4B">
          <w:pPr>
            <w:pStyle w:val="Header"/>
            <w:ind w:right="-115"/>
            <w:jc w:val="right"/>
          </w:pPr>
        </w:p>
      </w:tc>
    </w:tr>
  </w:tbl>
  <w:p w14:paraId="66413ADD" w14:textId="098D9AE5" w:rsidR="2DC46C4B" w:rsidRDefault="2DC46C4B" w:rsidP="2DC46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25EA" w14:textId="77777777" w:rsidR="001820A8" w:rsidRDefault="001820A8">
      <w:pPr>
        <w:spacing w:after="0" w:line="240" w:lineRule="auto"/>
      </w:pPr>
      <w:r>
        <w:separator/>
      </w:r>
    </w:p>
  </w:footnote>
  <w:footnote w:type="continuationSeparator" w:id="0">
    <w:p w14:paraId="48C8DEAA" w14:textId="77777777" w:rsidR="001820A8" w:rsidRDefault="001820A8">
      <w:pPr>
        <w:spacing w:after="0" w:line="240" w:lineRule="auto"/>
      </w:pPr>
      <w:r>
        <w:continuationSeparator/>
      </w:r>
    </w:p>
  </w:footnote>
  <w:footnote w:type="continuationNotice" w:id="1">
    <w:p w14:paraId="3EB01537" w14:textId="77777777" w:rsidR="001820A8" w:rsidRDefault="001820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81A9" w14:textId="5410EFD5" w:rsidR="006A032C" w:rsidRDefault="00A3197D">
    <w:pPr>
      <w:pStyle w:val="Header"/>
    </w:pPr>
    <w:r>
      <w:rPr>
        <w:noProof/>
      </w:rPr>
      <mc:AlternateContent>
        <mc:Choice Requires="wps">
          <w:drawing>
            <wp:anchor distT="0" distB="0" distL="114300" distR="114300" simplePos="0" relativeHeight="251658241" behindDoc="1" locked="0" layoutInCell="0" allowOverlap="1" wp14:anchorId="6E4FF9DB" wp14:editId="7C7A1700">
              <wp:simplePos x="0" y="0"/>
              <wp:positionH relativeFrom="margin">
                <wp:align>center</wp:align>
              </wp:positionH>
              <wp:positionV relativeFrom="margin">
                <wp:align>center</wp:align>
              </wp:positionV>
              <wp:extent cx="8273415" cy="1394460"/>
              <wp:effectExtent l="0" t="0" r="0" b="0"/>
              <wp:wrapNone/>
              <wp:docPr id="778886772" name="PowerPlusWaterMarkObject51873997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273415" cy="13944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11C172" w14:textId="77777777" w:rsidR="00A3197D" w:rsidRDefault="00A3197D" w:rsidP="00A3197D">
                          <w:pPr>
                            <w:jc w:val="center"/>
                            <w:rPr>
                              <w:b/>
                              <w:color w:val="FFC000"/>
                              <w:sz w:val="72"/>
                              <w:szCs w:val="72"/>
                              <w14:textFill>
                                <w14:solidFill>
                                  <w14:srgbClr w14:val="FFC000">
                                    <w14:alpha w14:val="55000"/>
                                  </w14:srgbClr>
                                </w14:solidFill>
                              </w14:textFill>
                            </w:rPr>
                          </w:pPr>
                          <w:r>
                            <w:rPr>
                              <w:b/>
                              <w:color w:val="FFC000"/>
                              <w:sz w:val="72"/>
                              <w:szCs w:val="72"/>
                              <w14:textFill>
                                <w14:solidFill>
                                  <w14:srgbClr w14:val="FFC000">
                                    <w14:alpha w14:val="55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E4FF9DB" id="_x0000_t202" coordsize="21600,21600" o:spt="202" path="m,l,21600r21600,l21600,xe">
              <v:stroke joinstyle="miter"/>
              <v:path gradientshapeok="t" o:connecttype="rect"/>
            </v:shapetype>
            <v:shape id="PowerPlusWaterMarkObject518739971" o:spid="_x0000_s1026" type="#_x0000_t202" style="position:absolute;margin-left:0;margin-top:0;width:651.45pt;height:109.8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" o:allowincell="f" filled="f" stroked="f">
              <v:stroke joinstyle="round"/>
              <o:lock v:ext="edit" rotation="t" aspectratio="t" verticies="t" adjusthandles="t" grouping="t" shapetype="t"/>
              <v:textbox>
                <w:txbxContent>
                  <w:p w14:paraId="3F11C172" w14:textId="77777777" w:rsidR="00A3197D" w:rsidRDefault="00A3197D" w:rsidP="00A3197D">
                    <w:pPr>
                      <w:jc w:val="center"/>
                      <w:rPr>
                        <w:b/>
                        <w:color w:val="FFC000"/>
                        <w:sz w:val="72"/>
                        <w:szCs w:val="72"/>
                        <w14:textFill>
                          <w14:solidFill>
                            <w14:srgbClr w14:val="FFC000">
                              <w14:alpha w14:val="55000"/>
                            </w14:srgbClr>
                          </w14:solidFill>
                        </w14:textFill>
                      </w:rPr>
                    </w:pPr>
                    <w:r>
                      <w:rPr>
                        <w:b/>
                        <w:color w:val="FFC000"/>
                        <w:sz w:val="72"/>
                        <w:szCs w:val="72"/>
                        <w14:textFill>
                          <w14:solidFill>
                            <w14:srgbClr w14:val="FFC000">
                              <w14:alpha w14:val="55000"/>
                            </w14:srgbClr>
                          </w14:solidFill>
                        </w14:textFill>
                      </w:rPr>
                      <w:t>CONFIDENTIAL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DC46C4B" w14:paraId="3B8DF42F" w14:textId="77777777" w:rsidTr="2DC46C4B">
      <w:trPr>
        <w:trHeight w:val="300"/>
      </w:trPr>
      <w:tc>
        <w:tcPr>
          <w:tcW w:w="3120" w:type="dxa"/>
        </w:tcPr>
        <w:p w14:paraId="13522A4A" w14:textId="120CCE76" w:rsidR="2DC46C4B" w:rsidRDefault="2DC46C4B" w:rsidP="2DC46C4B">
          <w:pPr>
            <w:pStyle w:val="Header"/>
            <w:ind w:left="-115"/>
          </w:pPr>
        </w:p>
      </w:tc>
      <w:tc>
        <w:tcPr>
          <w:tcW w:w="3120" w:type="dxa"/>
        </w:tcPr>
        <w:p w14:paraId="6015B695" w14:textId="029424F5" w:rsidR="000D57AB" w:rsidRDefault="2DC46C4B" w:rsidP="000D57AB">
          <w:pPr>
            <w:pStyle w:val="Header"/>
            <w:jc w:val="center"/>
            <w:rPr>
              <w:rFonts w:ascii="Aptos" w:eastAsia="Aptos" w:hAnsi="Aptos" w:cs="Aptos"/>
            </w:rPr>
          </w:pPr>
          <w:r w:rsidRPr="2DC46C4B">
            <w:rPr>
              <w:rFonts w:ascii="Aptos" w:eastAsia="Aptos" w:hAnsi="Aptos" w:cs="Aptos"/>
            </w:rPr>
            <w:t>Document #: 999-00001-</w:t>
          </w:r>
          <w:r w:rsidR="002B5DF2">
            <w:rPr>
              <w:rFonts w:ascii="Aptos" w:eastAsia="Aptos" w:hAnsi="Aptos" w:cs="Aptos"/>
            </w:rPr>
            <w:t>B</w:t>
          </w:r>
          <w:r w:rsidR="000D57AB">
            <w:rPr>
              <w:rFonts w:ascii="Aptos" w:eastAsia="Aptos" w:hAnsi="Aptos" w:cs="Aptos"/>
            </w:rPr>
            <w:t>_RADAR_ONLY</w:t>
          </w:r>
        </w:p>
      </w:tc>
      <w:tc>
        <w:tcPr>
          <w:tcW w:w="3120" w:type="dxa"/>
        </w:tcPr>
        <w:p w14:paraId="6C50181A" w14:textId="19C09B0E" w:rsidR="2DC46C4B" w:rsidRDefault="2DC46C4B" w:rsidP="2DC46C4B">
          <w:pPr>
            <w:pStyle w:val="Header"/>
            <w:ind w:right="-115"/>
            <w:jc w:val="right"/>
          </w:pPr>
        </w:p>
      </w:tc>
    </w:tr>
  </w:tbl>
  <w:p w14:paraId="5E93DA0F" w14:textId="28CDAD6D" w:rsidR="2DC46C4B" w:rsidRDefault="00A3197D" w:rsidP="2DC46C4B">
    <w:pPr>
      <w:pStyle w:val="Header"/>
    </w:pPr>
    <w:r>
      <w:rPr>
        <w:noProof/>
      </w:rPr>
      <mc:AlternateContent>
        <mc:Choice Requires="wps">
          <w:drawing>
            <wp:anchor distT="0" distB="0" distL="114300" distR="114300" simplePos="0" relativeHeight="251658242" behindDoc="1" locked="0" layoutInCell="0" allowOverlap="1" wp14:anchorId="0602F855" wp14:editId="490388EF">
              <wp:simplePos x="0" y="0"/>
              <wp:positionH relativeFrom="margin">
                <wp:align>center</wp:align>
              </wp:positionH>
              <wp:positionV relativeFrom="margin">
                <wp:align>center</wp:align>
              </wp:positionV>
              <wp:extent cx="8273415" cy="1394460"/>
              <wp:effectExtent l="0" t="0" r="0" b="0"/>
              <wp:wrapNone/>
              <wp:docPr id="172650572" name="PowerPlusWaterMarkObject51873997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273415" cy="13944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1389E3D" w14:textId="77777777" w:rsidR="00A3197D" w:rsidRDefault="00A3197D" w:rsidP="00A3197D">
                          <w:pPr>
                            <w:jc w:val="center"/>
                            <w:rPr>
                              <w:b/>
                              <w:color w:val="FFC000"/>
                              <w:sz w:val="72"/>
                              <w:szCs w:val="72"/>
                              <w14:textFill>
                                <w14:solidFill>
                                  <w14:srgbClr w14:val="FFC000">
                                    <w14:alpha w14:val="55000"/>
                                  </w14:srgbClr>
                                </w14:solidFill>
                              </w14:textFill>
                            </w:rPr>
                          </w:pPr>
                          <w:r>
                            <w:rPr>
                              <w:b/>
                              <w:color w:val="FFC000"/>
                              <w:sz w:val="72"/>
                              <w:szCs w:val="72"/>
                              <w14:textFill>
                                <w14:solidFill>
                                  <w14:srgbClr w14:val="FFC000">
                                    <w14:alpha w14:val="55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602F855" id="_x0000_t202" coordsize="21600,21600" o:spt="202" path="m,l,21600r21600,l21600,xe">
              <v:stroke joinstyle="miter"/>
              <v:path gradientshapeok="t" o:connecttype="rect"/>
            </v:shapetype>
            <v:shape id="PowerPlusWaterMarkObject518739972" o:spid="_x0000_s1027" type="#_x0000_t202" style="position:absolute;margin-left:0;margin-top:0;width:651.45pt;height:109.8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" o:allowincell="f" filled="f" stroked="f">
              <v:stroke joinstyle="round"/>
              <o:lock v:ext="edit" rotation="t" aspectratio="t" verticies="t" adjusthandles="t" grouping="t" shapetype="t"/>
              <v:textbox>
                <w:txbxContent>
                  <w:p w14:paraId="31389E3D" w14:textId="77777777" w:rsidR="00A3197D" w:rsidRDefault="00A3197D" w:rsidP="00A3197D">
                    <w:pPr>
                      <w:jc w:val="center"/>
                      <w:rPr>
                        <w:b/>
                        <w:color w:val="FFC000"/>
                        <w:sz w:val="72"/>
                        <w:szCs w:val="72"/>
                        <w14:textFill>
                          <w14:solidFill>
                            <w14:srgbClr w14:val="FFC000">
                              <w14:alpha w14:val="55000"/>
                            </w14:srgbClr>
                          </w14:solidFill>
                        </w14:textFill>
                      </w:rPr>
                    </w:pPr>
                    <w:r>
                      <w:rPr>
                        <w:b/>
                        <w:color w:val="FFC000"/>
                        <w:sz w:val="72"/>
                        <w:szCs w:val="72"/>
                        <w14:textFill>
                          <w14:solidFill>
                            <w14:srgbClr w14:val="FFC000">
                              <w14:alpha w14:val="55000"/>
                            </w14:srgbClr>
                          </w14:solidFill>
                        </w14:textFill>
                      </w:rPr>
                      <w:t>CONFIDENTIAL</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DC46C4B" w14:paraId="2B0AEB51" w14:textId="77777777" w:rsidTr="2DC46C4B">
      <w:trPr>
        <w:trHeight w:val="300"/>
      </w:trPr>
      <w:tc>
        <w:tcPr>
          <w:tcW w:w="3120" w:type="dxa"/>
        </w:tcPr>
        <w:p w14:paraId="34824486" w14:textId="3D5F1E46" w:rsidR="2DC46C4B" w:rsidRDefault="2DC46C4B" w:rsidP="2DC46C4B">
          <w:pPr>
            <w:pStyle w:val="Header"/>
            <w:ind w:left="-115"/>
          </w:pPr>
        </w:p>
      </w:tc>
      <w:tc>
        <w:tcPr>
          <w:tcW w:w="3120" w:type="dxa"/>
        </w:tcPr>
        <w:p w14:paraId="016B3A2B" w14:textId="1601FD7C" w:rsidR="2DC46C4B" w:rsidRDefault="2DC46C4B" w:rsidP="2DC46C4B">
          <w:pPr>
            <w:pStyle w:val="Header"/>
            <w:jc w:val="center"/>
          </w:pPr>
        </w:p>
      </w:tc>
      <w:tc>
        <w:tcPr>
          <w:tcW w:w="3120" w:type="dxa"/>
        </w:tcPr>
        <w:p w14:paraId="0ED4EFEA" w14:textId="20DB0E85" w:rsidR="2DC46C4B" w:rsidRDefault="2DC46C4B" w:rsidP="2DC46C4B">
          <w:pPr>
            <w:pStyle w:val="Header"/>
            <w:ind w:right="-115"/>
            <w:jc w:val="right"/>
          </w:pPr>
        </w:p>
      </w:tc>
    </w:tr>
  </w:tbl>
  <w:p w14:paraId="27F6BBF5" w14:textId="7582E96A" w:rsidR="2DC46C4B" w:rsidRDefault="00A3197D" w:rsidP="2DC46C4B">
    <w:pPr>
      <w:pStyle w:val="Header"/>
    </w:pPr>
    <w:r>
      <w:rPr>
        <w:noProof/>
      </w:rPr>
      <mc:AlternateContent>
        <mc:Choice Requires="wps">
          <w:drawing>
            <wp:anchor distT="0" distB="0" distL="114300" distR="114300" simplePos="0" relativeHeight="251658240" behindDoc="1" locked="0" layoutInCell="0" allowOverlap="1" wp14:anchorId="2B1FC227" wp14:editId="084D9A03">
              <wp:simplePos x="0" y="0"/>
              <wp:positionH relativeFrom="margin">
                <wp:align>center</wp:align>
              </wp:positionH>
              <wp:positionV relativeFrom="margin">
                <wp:align>center</wp:align>
              </wp:positionV>
              <wp:extent cx="8273415" cy="1394460"/>
              <wp:effectExtent l="0" t="0" r="0" b="0"/>
              <wp:wrapNone/>
              <wp:docPr id="793103091" name="PowerPlusWaterMarkObject518739970"/>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273415" cy="13944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6862835" w14:textId="77777777" w:rsidR="00A3197D" w:rsidRDefault="00A3197D" w:rsidP="00A3197D">
                          <w:pPr>
                            <w:jc w:val="center"/>
                            <w:rPr>
                              <w:b/>
                              <w:color w:val="FFC000"/>
                              <w:sz w:val="72"/>
                              <w:szCs w:val="72"/>
                              <w14:textFill>
                                <w14:solidFill>
                                  <w14:srgbClr w14:val="FFC000">
                                    <w14:alpha w14:val="55000"/>
                                  </w14:srgbClr>
                                </w14:solidFill>
                              </w14:textFill>
                            </w:rPr>
                          </w:pPr>
                          <w:r>
                            <w:rPr>
                              <w:b/>
                              <w:color w:val="FFC000"/>
                              <w:sz w:val="72"/>
                              <w:szCs w:val="72"/>
                              <w14:textFill>
                                <w14:solidFill>
                                  <w14:srgbClr w14:val="FFC000">
                                    <w14:alpha w14:val="55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B1FC227" id="_x0000_t202" coordsize="21600,21600" o:spt="202" path="m,l,21600r21600,l21600,xe">
              <v:stroke joinstyle="miter"/>
              <v:path gradientshapeok="t" o:connecttype="rect"/>
            </v:shapetype>
            <v:shape id="PowerPlusWaterMarkObject518739970" o:spid="_x0000_s1028" type="#_x0000_t202" style="position:absolute;margin-left:0;margin-top:0;width:651.45pt;height:109.8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" o:allowincell="f" filled="f" stroked="f">
              <v:stroke joinstyle="round"/>
              <o:lock v:ext="edit" rotation="t" aspectratio="t" verticies="t" adjusthandles="t" grouping="t" shapetype="t"/>
              <v:textbox>
                <w:txbxContent>
                  <w:p w14:paraId="26862835" w14:textId="77777777" w:rsidR="00A3197D" w:rsidRDefault="00A3197D" w:rsidP="00A3197D">
                    <w:pPr>
                      <w:jc w:val="center"/>
                      <w:rPr>
                        <w:b/>
                        <w:color w:val="FFC000"/>
                        <w:sz w:val="72"/>
                        <w:szCs w:val="72"/>
                        <w14:textFill>
                          <w14:solidFill>
                            <w14:srgbClr w14:val="FFC000">
                              <w14:alpha w14:val="55000"/>
                            </w14:srgbClr>
                          </w14:solidFill>
                        </w14:textFill>
                      </w:rPr>
                    </w:pPr>
                    <w:r>
                      <w:rPr>
                        <w:b/>
                        <w:color w:val="FFC000"/>
                        <w:sz w:val="72"/>
                        <w:szCs w:val="72"/>
                        <w14:textFill>
                          <w14:solidFill>
                            <w14:srgbClr w14:val="FFC000">
                              <w14:alpha w14:val="55000"/>
                            </w14:srgbClr>
                          </w14:solidFill>
                        </w14:textFill>
                      </w:rPr>
                      <w:t>CONFIDENTIAL</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2A9"/>
    <w:multiLevelType w:val="multilevel"/>
    <w:tmpl w:val="73E0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2377E"/>
    <w:multiLevelType w:val="hybridMultilevel"/>
    <w:tmpl w:val="2D0EFE40"/>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93AAB"/>
    <w:multiLevelType w:val="hybridMultilevel"/>
    <w:tmpl w:val="D302A6E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A52304"/>
    <w:multiLevelType w:val="hybridMultilevel"/>
    <w:tmpl w:val="1982D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43A29"/>
    <w:multiLevelType w:val="multilevel"/>
    <w:tmpl w:val="F18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E1CE7"/>
    <w:multiLevelType w:val="hybridMultilevel"/>
    <w:tmpl w:val="50C038E6"/>
    <w:lvl w:ilvl="0" w:tplc="53EC18FA">
      <w:start w:val="1"/>
      <w:numFmt w:val="bullet"/>
      <w:lvlText w:val="-"/>
      <w:lvlJc w:val="left"/>
      <w:pPr>
        <w:ind w:left="720" w:hanging="360"/>
      </w:pPr>
      <w:rPr>
        <w:rFonts w:ascii="Raleway" w:eastAsia="Times New Roman" w:hAnsi="Raleway" w:cs="Times New Roman" w:hint="default"/>
        <w:color w:val="FF9954"/>
      </w:rPr>
    </w:lvl>
    <w:lvl w:ilvl="1" w:tplc="08090019">
      <w:start w:val="1"/>
      <w:numFmt w:val="lowerLetter"/>
      <w:lvlText w:val="%2."/>
      <w:lvlJc w:val="left"/>
      <w:pPr>
        <w:ind w:left="1440" w:hanging="360"/>
      </w:pPr>
    </w:lvl>
    <w:lvl w:ilvl="2" w:tplc="5FBAC51A">
      <w:start w:val="3"/>
      <w:numFmt w:val="bullet"/>
      <w:lvlText w:val="-"/>
      <w:lvlJc w:val="left"/>
      <w:pPr>
        <w:ind w:left="2340" w:hanging="360"/>
      </w:pPr>
      <w:rPr>
        <w:rFonts w:ascii="Raleway" w:eastAsia="Times New Roman" w:hAnsi="Raleway" w:cs="Times New Roman"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7E20D4E"/>
    <w:multiLevelType w:val="multilevel"/>
    <w:tmpl w:val="2F0A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204B27"/>
    <w:multiLevelType w:val="multilevel"/>
    <w:tmpl w:val="A2F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4307D6"/>
    <w:multiLevelType w:val="hybridMultilevel"/>
    <w:tmpl w:val="377607EE"/>
    <w:lvl w:ilvl="0" w:tplc="6DF4BD2C">
      <w:start w:val="1"/>
      <w:numFmt w:val="decimal"/>
      <w:lvlText w:val="%1."/>
      <w:lvlJc w:val="left"/>
      <w:pPr>
        <w:ind w:left="720" w:hanging="360"/>
      </w:pPr>
      <w:rPr>
        <w:rFonts w:ascii="BC Novatica Spoke" w:hAnsi="BC Novatica Spoke"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9F35EFA"/>
    <w:multiLevelType w:val="hybridMultilevel"/>
    <w:tmpl w:val="AFF24AF2"/>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1A1A4B"/>
    <w:multiLevelType w:val="multilevel"/>
    <w:tmpl w:val="DFAA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44727B"/>
    <w:multiLevelType w:val="multilevel"/>
    <w:tmpl w:val="3CC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DB31AE"/>
    <w:multiLevelType w:val="hybridMultilevel"/>
    <w:tmpl w:val="52A620D6"/>
    <w:lvl w:ilvl="0" w:tplc="32C40D7C">
      <w:start w:val="1"/>
      <w:numFmt w:val="decimal"/>
      <w:lvlText w:val="%1)"/>
      <w:lvlJc w:val="left"/>
      <w:pPr>
        <w:ind w:left="1020" w:hanging="360"/>
      </w:pPr>
    </w:lvl>
    <w:lvl w:ilvl="1" w:tplc="88AEDF64">
      <w:start w:val="1"/>
      <w:numFmt w:val="decimal"/>
      <w:lvlText w:val="%2)"/>
      <w:lvlJc w:val="left"/>
      <w:pPr>
        <w:ind w:left="1020" w:hanging="360"/>
      </w:pPr>
    </w:lvl>
    <w:lvl w:ilvl="2" w:tplc="BB98632E">
      <w:start w:val="1"/>
      <w:numFmt w:val="decimal"/>
      <w:lvlText w:val="%3)"/>
      <w:lvlJc w:val="left"/>
      <w:pPr>
        <w:ind w:left="1020" w:hanging="360"/>
      </w:pPr>
    </w:lvl>
    <w:lvl w:ilvl="3" w:tplc="322AFF26">
      <w:start w:val="1"/>
      <w:numFmt w:val="decimal"/>
      <w:lvlText w:val="%4)"/>
      <w:lvlJc w:val="left"/>
      <w:pPr>
        <w:ind w:left="1020" w:hanging="360"/>
      </w:pPr>
    </w:lvl>
    <w:lvl w:ilvl="4" w:tplc="FE7474E4">
      <w:start w:val="1"/>
      <w:numFmt w:val="decimal"/>
      <w:lvlText w:val="%5)"/>
      <w:lvlJc w:val="left"/>
      <w:pPr>
        <w:ind w:left="1020" w:hanging="360"/>
      </w:pPr>
    </w:lvl>
    <w:lvl w:ilvl="5" w:tplc="B51ECF18">
      <w:start w:val="1"/>
      <w:numFmt w:val="decimal"/>
      <w:lvlText w:val="%6)"/>
      <w:lvlJc w:val="left"/>
      <w:pPr>
        <w:ind w:left="1020" w:hanging="360"/>
      </w:pPr>
    </w:lvl>
    <w:lvl w:ilvl="6" w:tplc="5B8A1736">
      <w:start w:val="1"/>
      <w:numFmt w:val="decimal"/>
      <w:lvlText w:val="%7)"/>
      <w:lvlJc w:val="left"/>
      <w:pPr>
        <w:ind w:left="1020" w:hanging="360"/>
      </w:pPr>
    </w:lvl>
    <w:lvl w:ilvl="7" w:tplc="E034B01A">
      <w:start w:val="1"/>
      <w:numFmt w:val="decimal"/>
      <w:lvlText w:val="%8)"/>
      <w:lvlJc w:val="left"/>
      <w:pPr>
        <w:ind w:left="1020" w:hanging="360"/>
      </w:pPr>
    </w:lvl>
    <w:lvl w:ilvl="8" w:tplc="4A086A04">
      <w:start w:val="1"/>
      <w:numFmt w:val="decimal"/>
      <w:lvlText w:val="%9)"/>
      <w:lvlJc w:val="left"/>
      <w:pPr>
        <w:ind w:left="1020" w:hanging="360"/>
      </w:pPr>
    </w:lvl>
  </w:abstractNum>
  <w:abstractNum w:abstractNumId="13" w15:restartNumberingAfterBreak="0">
    <w:nsid w:val="0FDD46D1"/>
    <w:multiLevelType w:val="hybridMultilevel"/>
    <w:tmpl w:val="FA0E7264"/>
    <w:lvl w:ilvl="0" w:tplc="1000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15403F3"/>
    <w:multiLevelType w:val="multilevel"/>
    <w:tmpl w:val="5A8C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4510D1"/>
    <w:multiLevelType w:val="multilevel"/>
    <w:tmpl w:val="C50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4A7137"/>
    <w:multiLevelType w:val="multilevel"/>
    <w:tmpl w:val="2A4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127191"/>
    <w:multiLevelType w:val="hybridMultilevel"/>
    <w:tmpl w:val="180C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86531D"/>
    <w:multiLevelType w:val="multilevel"/>
    <w:tmpl w:val="A7A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4047CA"/>
    <w:multiLevelType w:val="multilevel"/>
    <w:tmpl w:val="B9F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4F447E"/>
    <w:multiLevelType w:val="hybridMultilevel"/>
    <w:tmpl w:val="B2C48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BE6EEB"/>
    <w:multiLevelType w:val="multilevel"/>
    <w:tmpl w:val="FE2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9920FC"/>
    <w:multiLevelType w:val="hybridMultilevel"/>
    <w:tmpl w:val="5232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0F209B"/>
    <w:multiLevelType w:val="hybridMultilevel"/>
    <w:tmpl w:val="1A2430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201DA4"/>
    <w:multiLevelType w:val="hybridMultilevel"/>
    <w:tmpl w:val="EA62312E"/>
    <w:lvl w:ilvl="0" w:tplc="F56E191E">
      <w:start w:val="2025"/>
      <w:numFmt w:val="bullet"/>
      <w:lvlText w:val="-"/>
      <w:lvlJc w:val="left"/>
      <w:pPr>
        <w:ind w:left="338" w:hanging="360"/>
      </w:pPr>
      <w:rPr>
        <w:rFonts w:ascii="Raleway" w:eastAsia="Raleway" w:hAnsi="Raleway" w:cs="Raleway" w:hint="default"/>
      </w:rPr>
    </w:lvl>
    <w:lvl w:ilvl="1" w:tplc="04090003" w:tentative="1">
      <w:start w:val="1"/>
      <w:numFmt w:val="bullet"/>
      <w:lvlText w:val="o"/>
      <w:lvlJc w:val="left"/>
      <w:pPr>
        <w:ind w:left="1058" w:hanging="360"/>
      </w:pPr>
      <w:rPr>
        <w:rFonts w:ascii="Courier New" w:hAnsi="Courier New" w:cs="Courier New" w:hint="default"/>
      </w:rPr>
    </w:lvl>
    <w:lvl w:ilvl="2" w:tplc="04090005" w:tentative="1">
      <w:start w:val="1"/>
      <w:numFmt w:val="bullet"/>
      <w:lvlText w:val=""/>
      <w:lvlJc w:val="left"/>
      <w:pPr>
        <w:ind w:left="1778" w:hanging="360"/>
      </w:pPr>
      <w:rPr>
        <w:rFonts w:ascii="Wingdings" w:hAnsi="Wingdings" w:hint="default"/>
      </w:rPr>
    </w:lvl>
    <w:lvl w:ilvl="3" w:tplc="04090001" w:tentative="1">
      <w:start w:val="1"/>
      <w:numFmt w:val="bullet"/>
      <w:lvlText w:val=""/>
      <w:lvlJc w:val="left"/>
      <w:pPr>
        <w:ind w:left="2498" w:hanging="360"/>
      </w:pPr>
      <w:rPr>
        <w:rFonts w:ascii="Symbol" w:hAnsi="Symbol" w:hint="default"/>
      </w:rPr>
    </w:lvl>
    <w:lvl w:ilvl="4" w:tplc="04090003" w:tentative="1">
      <w:start w:val="1"/>
      <w:numFmt w:val="bullet"/>
      <w:lvlText w:val="o"/>
      <w:lvlJc w:val="left"/>
      <w:pPr>
        <w:ind w:left="3218" w:hanging="360"/>
      </w:pPr>
      <w:rPr>
        <w:rFonts w:ascii="Courier New" w:hAnsi="Courier New" w:cs="Courier New" w:hint="default"/>
      </w:rPr>
    </w:lvl>
    <w:lvl w:ilvl="5" w:tplc="04090005" w:tentative="1">
      <w:start w:val="1"/>
      <w:numFmt w:val="bullet"/>
      <w:lvlText w:val=""/>
      <w:lvlJc w:val="left"/>
      <w:pPr>
        <w:ind w:left="3938" w:hanging="360"/>
      </w:pPr>
      <w:rPr>
        <w:rFonts w:ascii="Wingdings" w:hAnsi="Wingdings" w:hint="default"/>
      </w:rPr>
    </w:lvl>
    <w:lvl w:ilvl="6" w:tplc="04090001" w:tentative="1">
      <w:start w:val="1"/>
      <w:numFmt w:val="bullet"/>
      <w:lvlText w:val=""/>
      <w:lvlJc w:val="left"/>
      <w:pPr>
        <w:ind w:left="4658" w:hanging="360"/>
      </w:pPr>
      <w:rPr>
        <w:rFonts w:ascii="Symbol" w:hAnsi="Symbol" w:hint="default"/>
      </w:rPr>
    </w:lvl>
    <w:lvl w:ilvl="7" w:tplc="04090003" w:tentative="1">
      <w:start w:val="1"/>
      <w:numFmt w:val="bullet"/>
      <w:lvlText w:val="o"/>
      <w:lvlJc w:val="left"/>
      <w:pPr>
        <w:ind w:left="5378" w:hanging="360"/>
      </w:pPr>
      <w:rPr>
        <w:rFonts w:ascii="Courier New" w:hAnsi="Courier New" w:cs="Courier New" w:hint="default"/>
      </w:rPr>
    </w:lvl>
    <w:lvl w:ilvl="8" w:tplc="04090005" w:tentative="1">
      <w:start w:val="1"/>
      <w:numFmt w:val="bullet"/>
      <w:lvlText w:val=""/>
      <w:lvlJc w:val="left"/>
      <w:pPr>
        <w:ind w:left="6098" w:hanging="360"/>
      </w:pPr>
      <w:rPr>
        <w:rFonts w:ascii="Wingdings" w:hAnsi="Wingdings" w:hint="default"/>
      </w:rPr>
    </w:lvl>
  </w:abstractNum>
  <w:abstractNum w:abstractNumId="25" w15:restartNumberingAfterBreak="0">
    <w:nsid w:val="20300D8E"/>
    <w:multiLevelType w:val="hybridMultilevel"/>
    <w:tmpl w:val="713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AC77E1"/>
    <w:multiLevelType w:val="hybridMultilevel"/>
    <w:tmpl w:val="9272C3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54432A"/>
    <w:multiLevelType w:val="hybridMultilevel"/>
    <w:tmpl w:val="D54EB236"/>
    <w:lvl w:ilvl="0" w:tplc="1000000F">
      <w:start w:val="1"/>
      <w:numFmt w:val="decimal"/>
      <w:lvlText w:val="%1."/>
      <w:lvlJc w:val="left"/>
      <w:pPr>
        <w:ind w:left="63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65B231E"/>
    <w:multiLevelType w:val="hybridMultilevel"/>
    <w:tmpl w:val="52D046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76374E"/>
    <w:multiLevelType w:val="hybridMultilevel"/>
    <w:tmpl w:val="E8688184"/>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15:restartNumberingAfterBreak="0">
    <w:nsid w:val="27297D53"/>
    <w:multiLevelType w:val="multilevel"/>
    <w:tmpl w:val="782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4806B0"/>
    <w:multiLevelType w:val="hybridMultilevel"/>
    <w:tmpl w:val="8EC0CB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2F3115"/>
    <w:multiLevelType w:val="multilevel"/>
    <w:tmpl w:val="55B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893A7E"/>
    <w:multiLevelType w:val="hybridMultilevel"/>
    <w:tmpl w:val="5A8C09D4"/>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DE09D3"/>
    <w:multiLevelType w:val="hybridMultilevel"/>
    <w:tmpl w:val="0CC2C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F849AD"/>
    <w:multiLevelType w:val="hybridMultilevel"/>
    <w:tmpl w:val="FFFFFFFF"/>
    <w:lvl w:ilvl="0" w:tplc="F0C41462">
      <w:start w:val="1"/>
      <w:numFmt w:val="bullet"/>
      <w:lvlText w:val=""/>
      <w:lvlJc w:val="left"/>
      <w:pPr>
        <w:ind w:left="720" w:hanging="360"/>
      </w:pPr>
      <w:rPr>
        <w:rFonts w:ascii="Symbol" w:hAnsi="Symbol" w:hint="default"/>
      </w:rPr>
    </w:lvl>
    <w:lvl w:ilvl="1" w:tplc="739471F4">
      <w:start w:val="1"/>
      <w:numFmt w:val="bullet"/>
      <w:lvlText w:val="o"/>
      <w:lvlJc w:val="left"/>
      <w:pPr>
        <w:ind w:left="1440" w:hanging="360"/>
      </w:pPr>
      <w:rPr>
        <w:rFonts w:ascii="Courier New" w:hAnsi="Courier New" w:hint="default"/>
      </w:rPr>
    </w:lvl>
    <w:lvl w:ilvl="2" w:tplc="209C6ABA">
      <w:start w:val="1"/>
      <w:numFmt w:val="bullet"/>
      <w:lvlText w:val=""/>
      <w:lvlJc w:val="left"/>
      <w:pPr>
        <w:ind w:left="2160" w:hanging="360"/>
      </w:pPr>
      <w:rPr>
        <w:rFonts w:ascii="Wingdings" w:hAnsi="Wingdings" w:hint="default"/>
      </w:rPr>
    </w:lvl>
    <w:lvl w:ilvl="3" w:tplc="EE106C18">
      <w:start w:val="1"/>
      <w:numFmt w:val="bullet"/>
      <w:lvlText w:val=""/>
      <w:lvlJc w:val="left"/>
      <w:pPr>
        <w:ind w:left="2880" w:hanging="360"/>
      </w:pPr>
      <w:rPr>
        <w:rFonts w:ascii="Symbol" w:hAnsi="Symbol" w:hint="default"/>
      </w:rPr>
    </w:lvl>
    <w:lvl w:ilvl="4" w:tplc="59AEDBB8">
      <w:start w:val="1"/>
      <w:numFmt w:val="bullet"/>
      <w:lvlText w:val="o"/>
      <w:lvlJc w:val="left"/>
      <w:pPr>
        <w:ind w:left="3600" w:hanging="360"/>
      </w:pPr>
      <w:rPr>
        <w:rFonts w:ascii="Courier New" w:hAnsi="Courier New" w:hint="default"/>
      </w:rPr>
    </w:lvl>
    <w:lvl w:ilvl="5" w:tplc="A7528180">
      <w:start w:val="1"/>
      <w:numFmt w:val="bullet"/>
      <w:lvlText w:val=""/>
      <w:lvlJc w:val="left"/>
      <w:pPr>
        <w:ind w:left="4320" w:hanging="360"/>
      </w:pPr>
      <w:rPr>
        <w:rFonts w:ascii="Wingdings" w:hAnsi="Wingdings" w:hint="default"/>
      </w:rPr>
    </w:lvl>
    <w:lvl w:ilvl="6" w:tplc="A58200CA">
      <w:start w:val="1"/>
      <w:numFmt w:val="bullet"/>
      <w:lvlText w:val=""/>
      <w:lvlJc w:val="left"/>
      <w:pPr>
        <w:ind w:left="5040" w:hanging="360"/>
      </w:pPr>
      <w:rPr>
        <w:rFonts w:ascii="Symbol" w:hAnsi="Symbol" w:hint="default"/>
      </w:rPr>
    </w:lvl>
    <w:lvl w:ilvl="7" w:tplc="952AF10C">
      <w:start w:val="1"/>
      <w:numFmt w:val="bullet"/>
      <w:lvlText w:val="o"/>
      <w:lvlJc w:val="left"/>
      <w:pPr>
        <w:ind w:left="5760" w:hanging="360"/>
      </w:pPr>
      <w:rPr>
        <w:rFonts w:ascii="Courier New" w:hAnsi="Courier New" w:hint="default"/>
      </w:rPr>
    </w:lvl>
    <w:lvl w:ilvl="8" w:tplc="E5767698">
      <w:start w:val="1"/>
      <w:numFmt w:val="bullet"/>
      <w:lvlText w:val=""/>
      <w:lvlJc w:val="left"/>
      <w:pPr>
        <w:ind w:left="6480" w:hanging="360"/>
      </w:pPr>
      <w:rPr>
        <w:rFonts w:ascii="Wingdings" w:hAnsi="Wingdings" w:hint="default"/>
      </w:rPr>
    </w:lvl>
  </w:abstractNum>
  <w:abstractNum w:abstractNumId="36" w15:restartNumberingAfterBreak="0">
    <w:nsid w:val="2D944963"/>
    <w:multiLevelType w:val="hybridMultilevel"/>
    <w:tmpl w:val="564275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C474BB"/>
    <w:multiLevelType w:val="multilevel"/>
    <w:tmpl w:val="FAF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D92D1C"/>
    <w:multiLevelType w:val="multilevel"/>
    <w:tmpl w:val="B08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D60D47"/>
    <w:multiLevelType w:val="hybridMultilevel"/>
    <w:tmpl w:val="0966F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C45559"/>
    <w:multiLevelType w:val="hybridMultilevel"/>
    <w:tmpl w:val="504CF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C373E8"/>
    <w:multiLevelType w:val="hybridMultilevel"/>
    <w:tmpl w:val="9D902A96"/>
    <w:lvl w:ilvl="0" w:tplc="1000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3CC21690"/>
    <w:multiLevelType w:val="hybridMultilevel"/>
    <w:tmpl w:val="7E0C31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DB4EA6"/>
    <w:multiLevelType w:val="multilevel"/>
    <w:tmpl w:val="F2E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555BE2"/>
    <w:multiLevelType w:val="hybridMultilevel"/>
    <w:tmpl w:val="5EE627E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374F5D"/>
    <w:multiLevelType w:val="hybridMultilevel"/>
    <w:tmpl w:val="E2EE5468"/>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675E2A"/>
    <w:multiLevelType w:val="hybridMultilevel"/>
    <w:tmpl w:val="8D70A1F4"/>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F9502A"/>
    <w:multiLevelType w:val="hybridMultilevel"/>
    <w:tmpl w:val="CD9428BE"/>
    <w:lvl w:ilvl="0" w:tplc="8C8EA9E8">
      <w:start w:val="2025"/>
      <w:numFmt w:val="bullet"/>
      <w:lvlText w:val="-"/>
      <w:lvlJc w:val="left"/>
      <w:pPr>
        <w:ind w:left="720" w:hanging="360"/>
      </w:pPr>
      <w:rPr>
        <w:rFonts w:ascii="Raleway" w:eastAsia="Raleway" w:hAnsi="Raleway" w:cs="Ralewa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A34864"/>
    <w:multiLevelType w:val="multilevel"/>
    <w:tmpl w:val="D1F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68F22F7"/>
    <w:multiLevelType w:val="multilevel"/>
    <w:tmpl w:val="1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0" w15:restartNumberingAfterBreak="0">
    <w:nsid w:val="49F62D08"/>
    <w:multiLevelType w:val="multilevel"/>
    <w:tmpl w:val="A630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142FA3"/>
    <w:multiLevelType w:val="hybridMultilevel"/>
    <w:tmpl w:val="6B4E0C56"/>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E261BB"/>
    <w:multiLevelType w:val="multilevel"/>
    <w:tmpl w:val="015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EB72F6"/>
    <w:multiLevelType w:val="multilevel"/>
    <w:tmpl w:val="1EB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AD44F3"/>
    <w:multiLevelType w:val="multilevel"/>
    <w:tmpl w:val="A2B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515900"/>
    <w:multiLevelType w:val="multilevel"/>
    <w:tmpl w:val="2D36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4B617E"/>
    <w:multiLevelType w:val="hybridMultilevel"/>
    <w:tmpl w:val="D348F10E"/>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581733"/>
    <w:multiLevelType w:val="multilevel"/>
    <w:tmpl w:val="4EC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B855417"/>
    <w:multiLevelType w:val="multilevel"/>
    <w:tmpl w:val="A19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C75998"/>
    <w:multiLevelType w:val="hybridMultilevel"/>
    <w:tmpl w:val="ED0EE8F8"/>
    <w:lvl w:ilvl="0" w:tplc="F4923E8C">
      <w:start w:val="1"/>
      <w:numFmt w:val="bullet"/>
      <w:lvlText w:val=""/>
      <w:lvlJc w:val="left"/>
      <w:pPr>
        <w:ind w:left="720" w:hanging="360"/>
      </w:pPr>
      <w:rPr>
        <w:rFonts w:ascii="Symbol" w:hAnsi="Symbol" w:hint="default"/>
      </w:rPr>
    </w:lvl>
    <w:lvl w:ilvl="1" w:tplc="E3361B22">
      <w:start w:val="1"/>
      <w:numFmt w:val="bullet"/>
      <w:lvlText w:val="o"/>
      <w:lvlJc w:val="left"/>
      <w:pPr>
        <w:ind w:left="1440" w:hanging="360"/>
      </w:pPr>
      <w:rPr>
        <w:rFonts w:ascii="Courier New" w:hAnsi="Courier New" w:hint="default"/>
      </w:rPr>
    </w:lvl>
    <w:lvl w:ilvl="2" w:tplc="61125DD6">
      <w:start w:val="1"/>
      <w:numFmt w:val="bullet"/>
      <w:lvlText w:val=""/>
      <w:lvlJc w:val="left"/>
      <w:pPr>
        <w:ind w:left="2160" w:hanging="360"/>
      </w:pPr>
      <w:rPr>
        <w:rFonts w:ascii="Wingdings" w:hAnsi="Wingdings" w:hint="default"/>
      </w:rPr>
    </w:lvl>
    <w:lvl w:ilvl="3" w:tplc="52C24608">
      <w:start w:val="1"/>
      <w:numFmt w:val="bullet"/>
      <w:lvlText w:val=""/>
      <w:lvlJc w:val="left"/>
      <w:pPr>
        <w:ind w:left="2880" w:hanging="360"/>
      </w:pPr>
      <w:rPr>
        <w:rFonts w:ascii="Symbol" w:hAnsi="Symbol" w:hint="default"/>
      </w:rPr>
    </w:lvl>
    <w:lvl w:ilvl="4" w:tplc="226869E4">
      <w:start w:val="1"/>
      <w:numFmt w:val="bullet"/>
      <w:lvlText w:val="o"/>
      <w:lvlJc w:val="left"/>
      <w:pPr>
        <w:ind w:left="3600" w:hanging="360"/>
      </w:pPr>
      <w:rPr>
        <w:rFonts w:ascii="Courier New" w:hAnsi="Courier New" w:hint="default"/>
      </w:rPr>
    </w:lvl>
    <w:lvl w:ilvl="5" w:tplc="D2CEBC78">
      <w:start w:val="1"/>
      <w:numFmt w:val="bullet"/>
      <w:lvlText w:val=""/>
      <w:lvlJc w:val="left"/>
      <w:pPr>
        <w:ind w:left="4320" w:hanging="360"/>
      </w:pPr>
      <w:rPr>
        <w:rFonts w:ascii="Wingdings" w:hAnsi="Wingdings" w:hint="default"/>
      </w:rPr>
    </w:lvl>
    <w:lvl w:ilvl="6" w:tplc="C7B623CE">
      <w:start w:val="1"/>
      <w:numFmt w:val="bullet"/>
      <w:lvlText w:val=""/>
      <w:lvlJc w:val="left"/>
      <w:pPr>
        <w:ind w:left="5040" w:hanging="360"/>
      </w:pPr>
      <w:rPr>
        <w:rFonts w:ascii="Symbol" w:hAnsi="Symbol" w:hint="default"/>
      </w:rPr>
    </w:lvl>
    <w:lvl w:ilvl="7" w:tplc="EE7CC2CE">
      <w:start w:val="1"/>
      <w:numFmt w:val="bullet"/>
      <w:lvlText w:val="o"/>
      <w:lvlJc w:val="left"/>
      <w:pPr>
        <w:ind w:left="5760" w:hanging="360"/>
      </w:pPr>
      <w:rPr>
        <w:rFonts w:ascii="Courier New" w:hAnsi="Courier New" w:hint="default"/>
      </w:rPr>
    </w:lvl>
    <w:lvl w:ilvl="8" w:tplc="E2EC1F64">
      <w:start w:val="1"/>
      <w:numFmt w:val="bullet"/>
      <w:lvlText w:val=""/>
      <w:lvlJc w:val="left"/>
      <w:pPr>
        <w:ind w:left="6480" w:hanging="360"/>
      </w:pPr>
      <w:rPr>
        <w:rFonts w:ascii="Wingdings" w:hAnsi="Wingdings" w:hint="default"/>
      </w:rPr>
    </w:lvl>
  </w:abstractNum>
  <w:abstractNum w:abstractNumId="60" w15:restartNumberingAfterBreak="0">
    <w:nsid w:val="655402B7"/>
    <w:multiLevelType w:val="multilevel"/>
    <w:tmpl w:val="C4AA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6F1C04"/>
    <w:multiLevelType w:val="multilevel"/>
    <w:tmpl w:val="D25C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701A4B"/>
    <w:multiLevelType w:val="multilevel"/>
    <w:tmpl w:val="A698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796B40"/>
    <w:multiLevelType w:val="multilevel"/>
    <w:tmpl w:val="95C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85D743A"/>
    <w:multiLevelType w:val="hybridMultilevel"/>
    <w:tmpl w:val="66F67E6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8B07CDD"/>
    <w:multiLevelType w:val="multilevel"/>
    <w:tmpl w:val="11C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B46309C"/>
    <w:multiLevelType w:val="multilevel"/>
    <w:tmpl w:val="105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BB5490A"/>
    <w:multiLevelType w:val="hybridMultilevel"/>
    <w:tmpl w:val="B4C09866"/>
    <w:lvl w:ilvl="0" w:tplc="17E86CF4">
      <w:start w:val="1"/>
      <w:numFmt w:val="bullet"/>
      <w:lvlText w:val=""/>
      <w:lvlJc w:val="left"/>
      <w:pPr>
        <w:ind w:left="1020" w:hanging="360"/>
      </w:pPr>
      <w:rPr>
        <w:rFonts w:ascii="Symbol" w:hAnsi="Symbol"/>
      </w:rPr>
    </w:lvl>
    <w:lvl w:ilvl="1" w:tplc="57A25182">
      <w:start w:val="1"/>
      <w:numFmt w:val="bullet"/>
      <w:lvlText w:val=""/>
      <w:lvlJc w:val="left"/>
      <w:pPr>
        <w:ind w:left="1020" w:hanging="360"/>
      </w:pPr>
      <w:rPr>
        <w:rFonts w:ascii="Symbol" w:hAnsi="Symbol"/>
      </w:rPr>
    </w:lvl>
    <w:lvl w:ilvl="2" w:tplc="76C626E2">
      <w:start w:val="1"/>
      <w:numFmt w:val="bullet"/>
      <w:lvlText w:val=""/>
      <w:lvlJc w:val="left"/>
      <w:pPr>
        <w:ind w:left="1020" w:hanging="360"/>
      </w:pPr>
      <w:rPr>
        <w:rFonts w:ascii="Symbol" w:hAnsi="Symbol"/>
      </w:rPr>
    </w:lvl>
    <w:lvl w:ilvl="3" w:tplc="0CDE141A">
      <w:start w:val="1"/>
      <w:numFmt w:val="bullet"/>
      <w:lvlText w:val=""/>
      <w:lvlJc w:val="left"/>
      <w:pPr>
        <w:ind w:left="1020" w:hanging="360"/>
      </w:pPr>
      <w:rPr>
        <w:rFonts w:ascii="Symbol" w:hAnsi="Symbol"/>
      </w:rPr>
    </w:lvl>
    <w:lvl w:ilvl="4" w:tplc="8B7217EE">
      <w:start w:val="1"/>
      <w:numFmt w:val="bullet"/>
      <w:lvlText w:val=""/>
      <w:lvlJc w:val="left"/>
      <w:pPr>
        <w:ind w:left="1020" w:hanging="360"/>
      </w:pPr>
      <w:rPr>
        <w:rFonts w:ascii="Symbol" w:hAnsi="Symbol"/>
      </w:rPr>
    </w:lvl>
    <w:lvl w:ilvl="5" w:tplc="4F06021A">
      <w:start w:val="1"/>
      <w:numFmt w:val="bullet"/>
      <w:lvlText w:val=""/>
      <w:lvlJc w:val="left"/>
      <w:pPr>
        <w:ind w:left="1020" w:hanging="360"/>
      </w:pPr>
      <w:rPr>
        <w:rFonts w:ascii="Symbol" w:hAnsi="Symbol"/>
      </w:rPr>
    </w:lvl>
    <w:lvl w:ilvl="6" w:tplc="FD123178">
      <w:start w:val="1"/>
      <w:numFmt w:val="bullet"/>
      <w:lvlText w:val=""/>
      <w:lvlJc w:val="left"/>
      <w:pPr>
        <w:ind w:left="1020" w:hanging="360"/>
      </w:pPr>
      <w:rPr>
        <w:rFonts w:ascii="Symbol" w:hAnsi="Symbol"/>
      </w:rPr>
    </w:lvl>
    <w:lvl w:ilvl="7" w:tplc="437EB5F6">
      <w:start w:val="1"/>
      <w:numFmt w:val="bullet"/>
      <w:lvlText w:val=""/>
      <w:lvlJc w:val="left"/>
      <w:pPr>
        <w:ind w:left="1020" w:hanging="360"/>
      </w:pPr>
      <w:rPr>
        <w:rFonts w:ascii="Symbol" w:hAnsi="Symbol"/>
      </w:rPr>
    </w:lvl>
    <w:lvl w:ilvl="8" w:tplc="52F6420A">
      <w:start w:val="1"/>
      <w:numFmt w:val="bullet"/>
      <w:lvlText w:val=""/>
      <w:lvlJc w:val="left"/>
      <w:pPr>
        <w:ind w:left="1020" w:hanging="360"/>
      </w:pPr>
      <w:rPr>
        <w:rFonts w:ascii="Symbol" w:hAnsi="Symbol"/>
      </w:rPr>
    </w:lvl>
  </w:abstractNum>
  <w:abstractNum w:abstractNumId="68" w15:restartNumberingAfterBreak="0">
    <w:nsid w:val="6C9031D5"/>
    <w:multiLevelType w:val="hybridMultilevel"/>
    <w:tmpl w:val="B30EC2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E13B7D"/>
    <w:multiLevelType w:val="multilevel"/>
    <w:tmpl w:val="F7B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DCA31D0"/>
    <w:multiLevelType w:val="hybridMultilevel"/>
    <w:tmpl w:val="5F1C46A2"/>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E362B1"/>
    <w:multiLevelType w:val="hybridMultilevel"/>
    <w:tmpl w:val="E59295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3E4AF8"/>
    <w:multiLevelType w:val="hybridMultilevel"/>
    <w:tmpl w:val="9C1C7A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0467A62"/>
    <w:multiLevelType w:val="multilevel"/>
    <w:tmpl w:val="BB0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0F944CA"/>
    <w:multiLevelType w:val="hybridMultilevel"/>
    <w:tmpl w:val="7F928482"/>
    <w:lvl w:ilvl="0" w:tplc="5FBAC51A">
      <w:start w:val="3"/>
      <w:numFmt w:val="bullet"/>
      <w:lvlText w:val="-"/>
      <w:lvlJc w:val="left"/>
      <w:pPr>
        <w:ind w:left="360" w:hanging="360"/>
      </w:pPr>
      <w:rPr>
        <w:rFonts w:ascii="Raleway" w:eastAsia="Times New Roman" w:hAnsi="Raleway"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27D6691"/>
    <w:multiLevelType w:val="multilevel"/>
    <w:tmpl w:val="17C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AAF5C43"/>
    <w:multiLevelType w:val="hybridMultilevel"/>
    <w:tmpl w:val="AEDE1808"/>
    <w:lvl w:ilvl="0" w:tplc="0D7CB6CE">
      <w:start w:val="2025"/>
      <w:numFmt w:val="bullet"/>
      <w:lvlText w:val="-"/>
      <w:lvlJc w:val="left"/>
      <w:pPr>
        <w:ind w:left="720" w:hanging="360"/>
      </w:pPr>
      <w:rPr>
        <w:rFonts w:ascii="Raleway" w:eastAsia="Raleway" w:hAnsi="Raleway" w:cs="Ralewa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C2737CB"/>
    <w:multiLevelType w:val="multilevel"/>
    <w:tmpl w:val="3ADA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F831063"/>
    <w:multiLevelType w:val="hybridMultilevel"/>
    <w:tmpl w:val="8D06B8A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510624">
    <w:abstractNumId w:val="25"/>
  </w:num>
  <w:num w:numId="2" w16cid:durableId="406465168">
    <w:abstractNumId w:val="8"/>
  </w:num>
  <w:num w:numId="3" w16cid:durableId="1641574177">
    <w:abstractNumId w:val="26"/>
  </w:num>
  <w:num w:numId="4" w16cid:durableId="907033531">
    <w:abstractNumId w:val="31"/>
  </w:num>
  <w:num w:numId="5" w16cid:durableId="1867449215">
    <w:abstractNumId w:val="59"/>
  </w:num>
  <w:num w:numId="6" w16cid:durableId="471866409">
    <w:abstractNumId w:val="5"/>
  </w:num>
  <w:num w:numId="7" w16cid:durableId="1153907245">
    <w:abstractNumId w:val="20"/>
  </w:num>
  <w:num w:numId="8" w16cid:durableId="308369524">
    <w:abstractNumId w:val="17"/>
  </w:num>
  <w:num w:numId="9" w16cid:durableId="1737362141">
    <w:abstractNumId w:val="68"/>
  </w:num>
  <w:num w:numId="10" w16cid:durableId="1607497913">
    <w:abstractNumId w:val="34"/>
  </w:num>
  <w:num w:numId="11" w16cid:durableId="1731418205">
    <w:abstractNumId w:val="40"/>
  </w:num>
  <w:num w:numId="12" w16cid:durableId="1717005789">
    <w:abstractNumId w:val="65"/>
  </w:num>
  <w:num w:numId="13" w16cid:durableId="1930695997">
    <w:abstractNumId w:val="38"/>
  </w:num>
  <w:num w:numId="14" w16cid:durableId="1053043089">
    <w:abstractNumId w:val="66"/>
  </w:num>
  <w:num w:numId="15" w16cid:durableId="978462234">
    <w:abstractNumId w:val="21"/>
  </w:num>
  <w:num w:numId="16" w16cid:durableId="1910068774">
    <w:abstractNumId w:val="57"/>
  </w:num>
  <w:num w:numId="17" w16cid:durableId="2139033062">
    <w:abstractNumId w:val="69"/>
  </w:num>
  <w:num w:numId="18" w16cid:durableId="1444421253">
    <w:abstractNumId w:val="43"/>
  </w:num>
  <w:num w:numId="19" w16cid:durableId="115103396">
    <w:abstractNumId w:val="10"/>
  </w:num>
  <w:num w:numId="20" w16cid:durableId="815295618">
    <w:abstractNumId w:val="73"/>
  </w:num>
  <w:num w:numId="21" w16cid:durableId="1264648527">
    <w:abstractNumId w:val="18"/>
  </w:num>
  <w:num w:numId="22" w16cid:durableId="1964530118">
    <w:abstractNumId w:val="48"/>
  </w:num>
  <w:num w:numId="23" w16cid:durableId="1179807075">
    <w:abstractNumId w:val="30"/>
  </w:num>
  <w:num w:numId="24" w16cid:durableId="609512306">
    <w:abstractNumId w:val="50"/>
  </w:num>
  <w:num w:numId="25" w16cid:durableId="902637724">
    <w:abstractNumId w:val="0"/>
  </w:num>
  <w:num w:numId="26" w16cid:durableId="686295276">
    <w:abstractNumId w:val="75"/>
  </w:num>
  <w:num w:numId="27" w16cid:durableId="573971902">
    <w:abstractNumId w:val="6"/>
  </w:num>
  <w:num w:numId="28" w16cid:durableId="872883867">
    <w:abstractNumId w:val="7"/>
  </w:num>
  <w:num w:numId="29" w16cid:durableId="1469349415">
    <w:abstractNumId w:val="11"/>
  </w:num>
  <w:num w:numId="30" w16cid:durableId="1265109144">
    <w:abstractNumId w:val="77"/>
  </w:num>
  <w:num w:numId="31" w16cid:durableId="936597786">
    <w:abstractNumId w:val="19"/>
  </w:num>
  <w:num w:numId="32" w16cid:durableId="2093774142">
    <w:abstractNumId w:val="58"/>
  </w:num>
  <w:num w:numId="33" w16cid:durableId="794953336">
    <w:abstractNumId w:val="14"/>
  </w:num>
  <w:num w:numId="34" w16cid:durableId="362511685">
    <w:abstractNumId w:val="16"/>
  </w:num>
  <w:num w:numId="35" w16cid:durableId="579565663">
    <w:abstractNumId w:val="52"/>
  </w:num>
  <w:num w:numId="36" w16cid:durableId="537546434">
    <w:abstractNumId w:val="53"/>
  </w:num>
  <w:num w:numId="37" w16cid:durableId="1773698712">
    <w:abstractNumId w:val="62"/>
  </w:num>
  <w:num w:numId="38" w16cid:durableId="1666005978">
    <w:abstractNumId w:val="4"/>
  </w:num>
  <w:num w:numId="39" w16cid:durableId="505365988">
    <w:abstractNumId w:val="61"/>
  </w:num>
  <w:num w:numId="40" w16cid:durableId="1628657906">
    <w:abstractNumId w:val="55"/>
  </w:num>
  <w:num w:numId="41" w16cid:durableId="1178470283">
    <w:abstractNumId w:val="32"/>
  </w:num>
  <w:num w:numId="42" w16cid:durableId="442503199">
    <w:abstractNumId w:val="37"/>
  </w:num>
  <w:num w:numId="43" w16cid:durableId="121972022">
    <w:abstractNumId w:val="60"/>
  </w:num>
  <w:num w:numId="44" w16cid:durableId="1190100207">
    <w:abstractNumId w:val="54"/>
  </w:num>
  <w:num w:numId="45" w16cid:durableId="2089692791">
    <w:abstractNumId w:val="63"/>
  </w:num>
  <w:num w:numId="46" w16cid:durableId="159007102">
    <w:abstractNumId w:val="15"/>
  </w:num>
  <w:num w:numId="47" w16cid:durableId="1553494754">
    <w:abstractNumId w:val="23"/>
  </w:num>
  <w:num w:numId="48" w16cid:durableId="1908805705">
    <w:abstractNumId w:val="72"/>
  </w:num>
  <w:num w:numId="49" w16cid:durableId="78871208">
    <w:abstractNumId w:val="35"/>
  </w:num>
  <w:num w:numId="50" w16cid:durableId="1504852946">
    <w:abstractNumId w:val="36"/>
  </w:num>
  <w:num w:numId="51" w16cid:durableId="1641617505">
    <w:abstractNumId w:val="67"/>
  </w:num>
  <w:num w:numId="52" w16cid:durableId="470635543">
    <w:abstractNumId w:val="42"/>
  </w:num>
  <w:num w:numId="53" w16cid:durableId="1000083780">
    <w:abstractNumId w:val="3"/>
  </w:num>
  <w:num w:numId="54" w16cid:durableId="1791900450">
    <w:abstractNumId w:val="49"/>
  </w:num>
  <w:num w:numId="55" w16cid:durableId="1174343480">
    <w:abstractNumId w:val="13"/>
  </w:num>
  <w:num w:numId="56" w16cid:durableId="1220482682">
    <w:abstractNumId w:val="74"/>
  </w:num>
  <w:num w:numId="57" w16cid:durableId="417596919">
    <w:abstractNumId w:val="2"/>
  </w:num>
  <w:num w:numId="58" w16cid:durableId="1757169633">
    <w:abstractNumId w:val="41"/>
  </w:num>
  <w:num w:numId="59" w16cid:durableId="25302596">
    <w:abstractNumId w:val="64"/>
  </w:num>
  <w:num w:numId="60" w16cid:durableId="1172986438">
    <w:abstractNumId w:val="9"/>
  </w:num>
  <w:num w:numId="61" w16cid:durableId="1287153269">
    <w:abstractNumId w:val="70"/>
  </w:num>
  <w:num w:numId="62" w16cid:durableId="184633520">
    <w:abstractNumId w:val="46"/>
  </w:num>
  <w:num w:numId="63" w16cid:durableId="1414399560">
    <w:abstractNumId w:val="33"/>
  </w:num>
  <w:num w:numId="64" w16cid:durableId="808978206">
    <w:abstractNumId w:val="45"/>
  </w:num>
  <w:num w:numId="65" w16cid:durableId="286620905">
    <w:abstractNumId w:val="56"/>
  </w:num>
  <w:num w:numId="66" w16cid:durableId="1904874877">
    <w:abstractNumId w:val="78"/>
  </w:num>
  <w:num w:numId="67" w16cid:durableId="755441213">
    <w:abstractNumId w:val="44"/>
  </w:num>
  <w:num w:numId="68" w16cid:durableId="1219394307">
    <w:abstractNumId w:val="1"/>
  </w:num>
  <w:num w:numId="69" w16cid:durableId="1196508069">
    <w:abstractNumId w:val="51"/>
  </w:num>
  <w:num w:numId="70" w16cid:durableId="793865524">
    <w:abstractNumId w:val="28"/>
  </w:num>
  <w:num w:numId="71" w16cid:durableId="696538368">
    <w:abstractNumId w:val="29"/>
  </w:num>
  <w:num w:numId="72" w16cid:durableId="502206779">
    <w:abstractNumId w:val="27"/>
  </w:num>
  <w:num w:numId="73" w16cid:durableId="279578896">
    <w:abstractNumId w:val="71"/>
  </w:num>
  <w:num w:numId="74" w16cid:durableId="1266377632">
    <w:abstractNumId w:val="12"/>
  </w:num>
  <w:num w:numId="75" w16cid:durableId="1332105624">
    <w:abstractNumId w:val="24"/>
  </w:num>
  <w:num w:numId="76" w16cid:durableId="1240484953">
    <w:abstractNumId w:val="47"/>
  </w:num>
  <w:num w:numId="77" w16cid:durableId="1423448435">
    <w:abstractNumId w:val="76"/>
  </w:num>
  <w:num w:numId="78" w16cid:durableId="862859274">
    <w:abstractNumId w:val="39"/>
  </w:num>
  <w:num w:numId="79" w16cid:durableId="1167944955">
    <w:abstractNumId w:val="22"/>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die">
    <w15:presenceInfo w15:providerId="AD" w15:userId="S::david.brodie@spokesafety.com::8dd78c20-e774-4f57-8bd8-f387d3639d87"/>
  </w15:person>
  <w15:person w15:author="Blaze Sanders">
    <w15:presenceInfo w15:providerId="AD" w15:userId="S::Blaze.Sanders@spokesafety.com::e76b112d-0cd5-4b7d-a174-fba97354eb57"/>
  </w15:person>
  <w15:person w15:author="Domenico  Actis">
    <w15:presenceInfo w15:providerId="AD" w15:userId="S::Domenico.Actis@spokesafety.com::b94dd762-d026-4cd5-9dde-8bab3456303c"/>
  </w15:person>
  <w15:person w15:author="JP Brocket">
    <w15:presenceInfo w15:providerId="AD" w15:userId="S::jp.brocket@spokesafety.com::f06d6a42-b80e-4bea-a838-ea08f7fbe5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158BA0"/>
    <w:rsid w:val="0000010F"/>
    <w:rsid w:val="00000853"/>
    <w:rsid w:val="000008E8"/>
    <w:rsid w:val="00000914"/>
    <w:rsid w:val="00000C2A"/>
    <w:rsid w:val="00000C46"/>
    <w:rsid w:val="00001168"/>
    <w:rsid w:val="00001BD1"/>
    <w:rsid w:val="00001C6B"/>
    <w:rsid w:val="00002125"/>
    <w:rsid w:val="00002289"/>
    <w:rsid w:val="00002336"/>
    <w:rsid w:val="00002EBF"/>
    <w:rsid w:val="000037E4"/>
    <w:rsid w:val="00003A92"/>
    <w:rsid w:val="00003B10"/>
    <w:rsid w:val="00003C84"/>
    <w:rsid w:val="00003D97"/>
    <w:rsid w:val="00003FB5"/>
    <w:rsid w:val="000042B4"/>
    <w:rsid w:val="000044CB"/>
    <w:rsid w:val="00004871"/>
    <w:rsid w:val="00004A95"/>
    <w:rsid w:val="00005188"/>
    <w:rsid w:val="00005270"/>
    <w:rsid w:val="0000535E"/>
    <w:rsid w:val="00005716"/>
    <w:rsid w:val="00005834"/>
    <w:rsid w:val="00005864"/>
    <w:rsid w:val="00005949"/>
    <w:rsid w:val="00006090"/>
    <w:rsid w:val="000061D4"/>
    <w:rsid w:val="00006338"/>
    <w:rsid w:val="00006364"/>
    <w:rsid w:val="00006A95"/>
    <w:rsid w:val="00006EE7"/>
    <w:rsid w:val="0000716D"/>
    <w:rsid w:val="000071FD"/>
    <w:rsid w:val="00007B67"/>
    <w:rsid w:val="00007BFB"/>
    <w:rsid w:val="00010131"/>
    <w:rsid w:val="000103AE"/>
    <w:rsid w:val="00010835"/>
    <w:rsid w:val="00010B31"/>
    <w:rsid w:val="00010C73"/>
    <w:rsid w:val="00010DD2"/>
    <w:rsid w:val="0001138E"/>
    <w:rsid w:val="000115B0"/>
    <w:rsid w:val="000116EE"/>
    <w:rsid w:val="00011C94"/>
    <w:rsid w:val="000128D2"/>
    <w:rsid w:val="0001293C"/>
    <w:rsid w:val="00012E5F"/>
    <w:rsid w:val="00013283"/>
    <w:rsid w:val="000132F1"/>
    <w:rsid w:val="0001333C"/>
    <w:rsid w:val="000136B2"/>
    <w:rsid w:val="00013BA5"/>
    <w:rsid w:val="000140D9"/>
    <w:rsid w:val="000141EA"/>
    <w:rsid w:val="00014429"/>
    <w:rsid w:val="00014479"/>
    <w:rsid w:val="000149EB"/>
    <w:rsid w:val="00014E9B"/>
    <w:rsid w:val="00015240"/>
    <w:rsid w:val="00015A58"/>
    <w:rsid w:val="0001615D"/>
    <w:rsid w:val="00016414"/>
    <w:rsid w:val="0001666A"/>
    <w:rsid w:val="00016E3F"/>
    <w:rsid w:val="000177EC"/>
    <w:rsid w:val="00017AD5"/>
    <w:rsid w:val="00017DC2"/>
    <w:rsid w:val="0002018C"/>
    <w:rsid w:val="0002026C"/>
    <w:rsid w:val="00020539"/>
    <w:rsid w:val="000209AD"/>
    <w:rsid w:val="00020D59"/>
    <w:rsid w:val="00020F40"/>
    <w:rsid w:val="00020F7B"/>
    <w:rsid w:val="000210AF"/>
    <w:rsid w:val="00021FF8"/>
    <w:rsid w:val="0002257E"/>
    <w:rsid w:val="0002263F"/>
    <w:rsid w:val="00022838"/>
    <w:rsid w:val="000228D0"/>
    <w:rsid w:val="00022973"/>
    <w:rsid w:val="00023475"/>
    <w:rsid w:val="0002352A"/>
    <w:rsid w:val="00023665"/>
    <w:rsid w:val="00023737"/>
    <w:rsid w:val="00023C49"/>
    <w:rsid w:val="00024046"/>
    <w:rsid w:val="00024125"/>
    <w:rsid w:val="00024430"/>
    <w:rsid w:val="00024A05"/>
    <w:rsid w:val="00024C64"/>
    <w:rsid w:val="00025155"/>
    <w:rsid w:val="00025280"/>
    <w:rsid w:val="00025502"/>
    <w:rsid w:val="000259AC"/>
    <w:rsid w:val="00026C79"/>
    <w:rsid w:val="000276BC"/>
    <w:rsid w:val="00027D0E"/>
    <w:rsid w:val="00030377"/>
    <w:rsid w:val="000304FD"/>
    <w:rsid w:val="00030736"/>
    <w:rsid w:val="00030E9D"/>
    <w:rsid w:val="00031470"/>
    <w:rsid w:val="00031A0D"/>
    <w:rsid w:val="000325AC"/>
    <w:rsid w:val="00032817"/>
    <w:rsid w:val="0003284F"/>
    <w:rsid w:val="000331BF"/>
    <w:rsid w:val="00033D61"/>
    <w:rsid w:val="00034CC7"/>
    <w:rsid w:val="00035A82"/>
    <w:rsid w:val="0003642B"/>
    <w:rsid w:val="00036897"/>
    <w:rsid w:val="00036C83"/>
    <w:rsid w:val="0003772D"/>
    <w:rsid w:val="000377B3"/>
    <w:rsid w:val="00037976"/>
    <w:rsid w:val="00037B5C"/>
    <w:rsid w:val="00037DAD"/>
    <w:rsid w:val="000404E6"/>
    <w:rsid w:val="000404EE"/>
    <w:rsid w:val="00040675"/>
    <w:rsid w:val="000406F3"/>
    <w:rsid w:val="00040904"/>
    <w:rsid w:val="00041135"/>
    <w:rsid w:val="000412CD"/>
    <w:rsid w:val="000417C7"/>
    <w:rsid w:val="00041980"/>
    <w:rsid w:val="00041A73"/>
    <w:rsid w:val="0004200C"/>
    <w:rsid w:val="00042A9D"/>
    <w:rsid w:val="00042DB1"/>
    <w:rsid w:val="00043140"/>
    <w:rsid w:val="000435B5"/>
    <w:rsid w:val="0004385E"/>
    <w:rsid w:val="00043912"/>
    <w:rsid w:val="00043C0E"/>
    <w:rsid w:val="00043DB2"/>
    <w:rsid w:val="00043DC0"/>
    <w:rsid w:val="00043F92"/>
    <w:rsid w:val="00043FF6"/>
    <w:rsid w:val="000443A6"/>
    <w:rsid w:val="00044602"/>
    <w:rsid w:val="00044638"/>
    <w:rsid w:val="00044709"/>
    <w:rsid w:val="000449F5"/>
    <w:rsid w:val="00044A47"/>
    <w:rsid w:val="000452BA"/>
    <w:rsid w:val="000454EF"/>
    <w:rsid w:val="000454FE"/>
    <w:rsid w:val="000458A4"/>
    <w:rsid w:val="000458EF"/>
    <w:rsid w:val="000463F1"/>
    <w:rsid w:val="00046B99"/>
    <w:rsid w:val="00046E44"/>
    <w:rsid w:val="00046EAE"/>
    <w:rsid w:val="00050004"/>
    <w:rsid w:val="00050231"/>
    <w:rsid w:val="00050312"/>
    <w:rsid w:val="00050686"/>
    <w:rsid w:val="00050714"/>
    <w:rsid w:val="000507C9"/>
    <w:rsid w:val="0005110B"/>
    <w:rsid w:val="000514A9"/>
    <w:rsid w:val="000514FE"/>
    <w:rsid w:val="00051745"/>
    <w:rsid w:val="00051C15"/>
    <w:rsid w:val="0005201D"/>
    <w:rsid w:val="0005239B"/>
    <w:rsid w:val="000523CD"/>
    <w:rsid w:val="00052478"/>
    <w:rsid w:val="000526EA"/>
    <w:rsid w:val="00052F23"/>
    <w:rsid w:val="00053484"/>
    <w:rsid w:val="00053E8E"/>
    <w:rsid w:val="00054255"/>
    <w:rsid w:val="000542A8"/>
    <w:rsid w:val="000544A0"/>
    <w:rsid w:val="00054782"/>
    <w:rsid w:val="00054A11"/>
    <w:rsid w:val="00054A44"/>
    <w:rsid w:val="00054D61"/>
    <w:rsid w:val="000552E1"/>
    <w:rsid w:val="000559EA"/>
    <w:rsid w:val="00055C66"/>
    <w:rsid w:val="00056045"/>
    <w:rsid w:val="000566F1"/>
    <w:rsid w:val="0005686C"/>
    <w:rsid w:val="000568DC"/>
    <w:rsid w:val="00056C23"/>
    <w:rsid w:val="00057133"/>
    <w:rsid w:val="000575AC"/>
    <w:rsid w:val="00057AEB"/>
    <w:rsid w:val="00057AF6"/>
    <w:rsid w:val="000606D5"/>
    <w:rsid w:val="00060A94"/>
    <w:rsid w:val="00060CCC"/>
    <w:rsid w:val="00060EC0"/>
    <w:rsid w:val="000612E0"/>
    <w:rsid w:val="00061362"/>
    <w:rsid w:val="00061524"/>
    <w:rsid w:val="00061767"/>
    <w:rsid w:val="00062136"/>
    <w:rsid w:val="0006245B"/>
    <w:rsid w:val="00062CF7"/>
    <w:rsid w:val="00062D9A"/>
    <w:rsid w:val="000633EF"/>
    <w:rsid w:val="00063B2B"/>
    <w:rsid w:val="000642F4"/>
    <w:rsid w:val="00064303"/>
    <w:rsid w:val="0006449E"/>
    <w:rsid w:val="00064A53"/>
    <w:rsid w:val="00064A9B"/>
    <w:rsid w:val="00065189"/>
    <w:rsid w:val="00065204"/>
    <w:rsid w:val="00065E50"/>
    <w:rsid w:val="00065F5B"/>
    <w:rsid w:val="0006601F"/>
    <w:rsid w:val="000660D1"/>
    <w:rsid w:val="00066525"/>
    <w:rsid w:val="00066B76"/>
    <w:rsid w:val="0006755E"/>
    <w:rsid w:val="00067BF1"/>
    <w:rsid w:val="0007016E"/>
    <w:rsid w:val="00070582"/>
    <w:rsid w:val="00070DC7"/>
    <w:rsid w:val="00071053"/>
    <w:rsid w:val="00071129"/>
    <w:rsid w:val="000711E5"/>
    <w:rsid w:val="000711FC"/>
    <w:rsid w:val="00071487"/>
    <w:rsid w:val="00071B6E"/>
    <w:rsid w:val="00071C6C"/>
    <w:rsid w:val="00071DB0"/>
    <w:rsid w:val="00071FDE"/>
    <w:rsid w:val="0007207C"/>
    <w:rsid w:val="000725DD"/>
    <w:rsid w:val="00072EFA"/>
    <w:rsid w:val="0007303B"/>
    <w:rsid w:val="000733E4"/>
    <w:rsid w:val="00073749"/>
    <w:rsid w:val="00073827"/>
    <w:rsid w:val="000738DC"/>
    <w:rsid w:val="00073A08"/>
    <w:rsid w:val="00073D03"/>
    <w:rsid w:val="00073FF3"/>
    <w:rsid w:val="00074D51"/>
    <w:rsid w:val="00074D82"/>
    <w:rsid w:val="00074DA3"/>
    <w:rsid w:val="00074DB4"/>
    <w:rsid w:val="0007500E"/>
    <w:rsid w:val="000752BB"/>
    <w:rsid w:val="00075DDF"/>
    <w:rsid w:val="00076139"/>
    <w:rsid w:val="000762DA"/>
    <w:rsid w:val="00077266"/>
    <w:rsid w:val="00077351"/>
    <w:rsid w:val="00077523"/>
    <w:rsid w:val="000775CB"/>
    <w:rsid w:val="0007786D"/>
    <w:rsid w:val="00077BBD"/>
    <w:rsid w:val="00077CB0"/>
    <w:rsid w:val="00081689"/>
    <w:rsid w:val="000819E0"/>
    <w:rsid w:val="0008210E"/>
    <w:rsid w:val="000821A9"/>
    <w:rsid w:val="00082A1D"/>
    <w:rsid w:val="00082FB4"/>
    <w:rsid w:val="00083010"/>
    <w:rsid w:val="000832AA"/>
    <w:rsid w:val="00083BF7"/>
    <w:rsid w:val="00083C4B"/>
    <w:rsid w:val="00083FFB"/>
    <w:rsid w:val="00084290"/>
    <w:rsid w:val="0008437B"/>
    <w:rsid w:val="000843A3"/>
    <w:rsid w:val="00084513"/>
    <w:rsid w:val="00084573"/>
    <w:rsid w:val="0008465E"/>
    <w:rsid w:val="000848BC"/>
    <w:rsid w:val="00084A7F"/>
    <w:rsid w:val="00084FD5"/>
    <w:rsid w:val="00085172"/>
    <w:rsid w:val="00085336"/>
    <w:rsid w:val="000854E3"/>
    <w:rsid w:val="0008573B"/>
    <w:rsid w:val="00085AC5"/>
    <w:rsid w:val="00085B13"/>
    <w:rsid w:val="00085B23"/>
    <w:rsid w:val="00085B61"/>
    <w:rsid w:val="00085C25"/>
    <w:rsid w:val="00086132"/>
    <w:rsid w:val="00086470"/>
    <w:rsid w:val="00086C71"/>
    <w:rsid w:val="00086FC1"/>
    <w:rsid w:val="0008717E"/>
    <w:rsid w:val="000871C9"/>
    <w:rsid w:val="0008745F"/>
    <w:rsid w:val="00087610"/>
    <w:rsid w:val="0008774E"/>
    <w:rsid w:val="00087975"/>
    <w:rsid w:val="00087980"/>
    <w:rsid w:val="00087CA1"/>
    <w:rsid w:val="00087EFB"/>
    <w:rsid w:val="000900F4"/>
    <w:rsid w:val="000901BE"/>
    <w:rsid w:val="00090519"/>
    <w:rsid w:val="00091426"/>
    <w:rsid w:val="00091436"/>
    <w:rsid w:val="0009187B"/>
    <w:rsid w:val="00091BDD"/>
    <w:rsid w:val="00091CD0"/>
    <w:rsid w:val="0009211B"/>
    <w:rsid w:val="0009292A"/>
    <w:rsid w:val="00092A1D"/>
    <w:rsid w:val="00092E8A"/>
    <w:rsid w:val="000934E1"/>
    <w:rsid w:val="00093AB6"/>
    <w:rsid w:val="00093B01"/>
    <w:rsid w:val="00093D96"/>
    <w:rsid w:val="00093DBB"/>
    <w:rsid w:val="00093E36"/>
    <w:rsid w:val="000940B3"/>
    <w:rsid w:val="00094212"/>
    <w:rsid w:val="0009554D"/>
    <w:rsid w:val="00095907"/>
    <w:rsid w:val="000959AF"/>
    <w:rsid w:val="00095AAB"/>
    <w:rsid w:val="00095D06"/>
    <w:rsid w:val="00095E38"/>
    <w:rsid w:val="00096151"/>
    <w:rsid w:val="000963E1"/>
    <w:rsid w:val="000967F0"/>
    <w:rsid w:val="00096C1A"/>
    <w:rsid w:val="00096CB4"/>
    <w:rsid w:val="00097EDD"/>
    <w:rsid w:val="000A079C"/>
    <w:rsid w:val="000A0834"/>
    <w:rsid w:val="000A083A"/>
    <w:rsid w:val="000A0BEF"/>
    <w:rsid w:val="000A0C8A"/>
    <w:rsid w:val="000A0DFD"/>
    <w:rsid w:val="000A1861"/>
    <w:rsid w:val="000A1AD5"/>
    <w:rsid w:val="000A2330"/>
    <w:rsid w:val="000A2AB0"/>
    <w:rsid w:val="000A2F05"/>
    <w:rsid w:val="000A3032"/>
    <w:rsid w:val="000A3048"/>
    <w:rsid w:val="000A3DA0"/>
    <w:rsid w:val="000A40F1"/>
    <w:rsid w:val="000A42F9"/>
    <w:rsid w:val="000A44A7"/>
    <w:rsid w:val="000A4DB6"/>
    <w:rsid w:val="000A4E76"/>
    <w:rsid w:val="000A4ECF"/>
    <w:rsid w:val="000A5002"/>
    <w:rsid w:val="000A506D"/>
    <w:rsid w:val="000A52A1"/>
    <w:rsid w:val="000A561B"/>
    <w:rsid w:val="000A6A76"/>
    <w:rsid w:val="000A741C"/>
    <w:rsid w:val="000A75B2"/>
    <w:rsid w:val="000A7795"/>
    <w:rsid w:val="000A7927"/>
    <w:rsid w:val="000A7C4E"/>
    <w:rsid w:val="000B0023"/>
    <w:rsid w:val="000B06F8"/>
    <w:rsid w:val="000B06FE"/>
    <w:rsid w:val="000B0AFB"/>
    <w:rsid w:val="000B0D5E"/>
    <w:rsid w:val="000B1667"/>
    <w:rsid w:val="000B174E"/>
    <w:rsid w:val="000B1CE0"/>
    <w:rsid w:val="000B27C0"/>
    <w:rsid w:val="000B2870"/>
    <w:rsid w:val="000B31C7"/>
    <w:rsid w:val="000B347F"/>
    <w:rsid w:val="000B34F8"/>
    <w:rsid w:val="000B3A49"/>
    <w:rsid w:val="000B3B0A"/>
    <w:rsid w:val="000B3C1E"/>
    <w:rsid w:val="000B3C4F"/>
    <w:rsid w:val="000B4242"/>
    <w:rsid w:val="000B42A9"/>
    <w:rsid w:val="000B4300"/>
    <w:rsid w:val="000B43BA"/>
    <w:rsid w:val="000B44AB"/>
    <w:rsid w:val="000B499E"/>
    <w:rsid w:val="000B4A87"/>
    <w:rsid w:val="000B4AB8"/>
    <w:rsid w:val="000B5647"/>
    <w:rsid w:val="000B564B"/>
    <w:rsid w:val="000B57C7"/>
    <w:rsid w:val="000B5C0B"/>
    <w:rsid w:val="000B5EDB"/>
    <w:rsid w:val="000B5F2E"/>
    <w:rsid w:val="000B69B7"/>
    <w:rsid w:val="000B6AE4"/>
    <w:rsid w:val="000B7593"/>
    <w:rsid w:val="000B75A1"/>
    <w:rsid w:val="000B7808"/>
    <w:rsid w:val="000B7BD1"/>
    <w:rsid w:val="000B7E6B"/>
    <w:rsid w:val="000C021A"/>
    <w:rsid w:val="000C1314"/>
    <w:rsid w:val="000C1330"/>
    <w:rsid w:val="000C13F9"/>
    <w:rsid w:val="000C1455"/>
    <w:rsid w:val="000C181E"/>
    <w:rsid w:val="000C1A43"/>
    <w:rsid w:val="000C1BF8"/>
    <w:rsid w:val="000C2953"/>
    <w:rsid w:val="000C3007"/>
    <w:rsid w:val="000C3BB2"/>
    <w:rsid w:val="000C4049"/>
    <w:rsid w:val="000C40A7"/>
    <w:rsid w:val="000C4641"/>
    <w:rsid w:val="000C4BF6"/>
    <w:rsid w:val="000C4E19"/>
    <w:rsid w:val="000C4F40"/>
    <w:rsid w:val="000C51A2"/>
    <w:rsid w:val="000C5399"/>
    <w:rsid w:val="000C585A"/>
    <w:rsid w:val="000C5DF3"/>
    <w:rsid w:val="000C5E3F"/>
    <w:rsid w:val="000C5F39"/>
    <w:rsid w:val="000C5FD4"/>
    <w:rsid w:val="000C6418"/>
    <w:rsid w:val="000C65BB"/>
    <w:rsid w:val="000C6F88"/>
    <w:rsid w:val="000C7216"/>
    <w:rsid w:val="000C723E"/>
    <w:rsid w:val="000C7710"/>
    <w:rsid w:val="000C786D"/>
    <w:rsid w:val="000C7B86"/>
    <w:rsid w:val="000D0250"/>
    <w:rsid w:val="000D057A"/>
    <w:rsid w:val="000D085E"/>
    <w:rsid w:val="000D09D4"/>
    <w:rsid w:val="000D09F1"/>
    <w:rsid w:val="000D0C4D"/>
    <w:rsid w:val="000D0E40"/>
    <w:rsid w:val="000D10CC"/>
    <w:rsid w:val="000D12DD"/>
    <w:rsid w:val="000D131B"/>
    <w:rsid w:val="000D134E"/>
    <w:rsid w:val="000D161D"/>
    <w:rsid w:val="000D164C"/>
    <w:rsid w:val="000D21EB"/>
    <w:rsid w:val="000D244C"/>
    <w:rsid w:val="000D2697"/>
    <w:rsid w:val="000D27AB"/>
    <w:rsid w:val="000D288E"/>
    <w:rsid w:val="000D28D1"/>
    <w:rsid w:val="000D30D1"/>
    <w:rsid w:val="000D345A"/>
    <w:rsid w:val="000D34A4"/>
    <w:rsid w:val="000D38C2"/>
    <w:rsid w:val="000D3977"/>
    <w:rsid w:val="000D3CD9"/>
    <w:rsid w:val="000D3D22"/>
    <w:rsid w:val="000D3EF7"/>
    <w:rsid w:val="000D3F11"/>
    <w:rsid w:val="000D42FA"/>
    <w:rsid w:val="000D4371"/>
    <w:rsid w:val="000D4470"/>
    <w:rsid w:val="000D4779"/>
    <w:rsid w:val="000D481A"/>
    <w:rsid w:val="000D4D00"/>
    <w:rsid w:val="000D4E48"/>
    <w:rsid w:val="000D50DB"/>
    <w:rsid w:val="000D54D9"/>
    <w:rsid w:val="000D560A"/>
    <w:rsid w:val="000D57AB"/>
    <w:rsid w:val="000D57C1"/>
    <w:rsid w:val="000D5F13"/>
    <w:rsid w:val="000D5FCC"/>
    <w:rsid w:val="000D6164"/>
    <w:rsid w:val="000D6483"/>
    <w:rsid w:val="000D7984"/>
    <w:rsid w:val="000D7A3D"/>
    <w:rsid w:val="000D7B47"/>
    <w:rsid w:val="000D7D80"/>
    <w:rsid w:val="000D7DDB"/>
    <w:rsid w:val="000D7F92"/>
    <w:rsid w:val="000E02EC"/>
    <w:rsid w:val="000E0426"/>
    <w:rsid w:val="000E06AE"/>
    <w:rsid w:val="000E0709"/>
    <w:rsid w:val="000E0792"/>
    <w:rsid w:val="000E09E4"/>
    <w:rsid w:val="000E12EE"/>
    <w:rsid w:val="000E1721"/>
    <w:rsid w:val="000E1C7A"/>
    <w:rsid w:val="000E1FA6"/>
    <w:rsid w:val="000E279E"/>
    <w:rsid w:val="000E31FE"/>
    <w:rsid w:val="000E339E"/>
    <w:rsid w:val="000E3783"/>
    <w:rsid w:val="000E3F58"/>
    <w:rsid w:val="000E438A"/>
    <w:rsid w:val="000E460C"/>
    <w:rsid w:val="000E47D6"/>
    <w:rsid w:val="000E483F"/>
    <w:rsid w:val="000E49DD"/>
    <w:rsid w:val="000E5393"/>
    <w:rsid w:val="000E5405"/>
    <w:rsid w:val="000E57F1"/>
    <w:rsid w:val="000E5A05"/>
    <w:rsid w:val="000E5B9D"/>
    <w:rsid w:val="000E5EA0"/>
    <w:rsid w:val="000E5FE1"/>
    <w:rsid w:val="000E5FE9"/>
    <w:rsid w:val="000E621C"/>
    <w:rsid w:val="000E626F"/>
    <w:rsid w:val="000E678E"/>
    <w:rsid w:val="000E68BE"/>
    <w:rsid w:val="000E6A01"/>
    <w:rsid w:val="000E6E5F"/>
    <w:rsid w:val="000E72DA"/>
    <w:rsid w:val="000F00FE"/>
    <w:rsid w:val="000F051E"/>
    <w:rsid w:val="000F0896"/>
    <w:rsid w:val="000F0E02"/>
    <w:rsid w:val="000F0E28"/>
    <w:rsid w:val="000F10FB"/>
    <w:rsid w:val="000F1280"/>
    <w:rsid w:val="000F159F"/>
    <w:rsid w:val="000F165B"/>
    <w:rsid w:val="000F1ED8"/>
    <w:rsid w:val="000F2094"/>
    <w:rsid w:val="000F23DB"/>
    <w:rsid w:val="000F2533"/>
    <w:rsid w:val="000F31BD"/>
    <w:rsid w:val="000F3335"/>
    <w:rsid w:val="000F3A2F"/>
    <w:rsid w:val="000F3C9B"/>
    <w:rsid w:val="000F3FA2"/>
    <w:rsid w:val="000F45C6"/>
    <w:rsid w:val="000F4B49"/>
    <w:rsid w:val="000F5A64"/>
    <w:rsid w:val="000F6094"/>
    <w:rsid w:val="000F663E"/>
    <w:rsid w:val="000F6C48"/>
    <w:rsid w:val="000F6FB6"/>
    <w:rsid w:val="000F7140"/>
    <w:rsid w:val="000F72AC"/>
    <w:rsid w:val="000F72C3"/>
    <w:rsid w:val="000F745D"/>
    <w:rsid w:val="000F749E"/>
    <w:rsid w:val="000F751A"/>
    <w:rsid w:val="000F7782"/>
    <w:rsid w:val="000F7C83"/>
    <w:rsid w:val="00100C24"/>
    <w:rsid w:val="00100EE4"/>
    <w:rsid w:val="00101691"/>
    <w:rsid w:val="00101A07"/>
    <w:rsid w:val="00102DCB"/>
    <w:rsid w:val="0010343D"/>
    <w:rsid w:val="0010345E"/>
    <w:rsid w:val="00103AD6"/>
    <w:rsid w:val="00103C51"/>
    <w:rsid w:val="00103DF4"/>
    <w:rsid w:val="00103EFA"/>
    <w:rsid w:val="0010438C"/>
    <w:rsid w:val="0010457C"/>
    <w:rsid w:val="001048D4"/>
    <w:rsid w:val="00104B97"/>
    <w:rsid w:val="00104EC7"/>
    <w:rsid w:val="00104F9D"/>
    <w:rsid w:val="0010501F"/>
    <w:rsid w:val="0010540A"/>
    <w:rsid w:val="00105DFE"/>
    <w:rsid w:val="0010625B"/>
    <w:rsid w:val="00106A42"/>
    <w:rsid w:val="001070B2"/>
    <w:rsid w:val="00107261"/>
    <w:rsid w:val="001077B6"/>
    <w:rsid w:val="00107C9D"/>
    <w:rsid w:val="001106AF"/>
    <w:rsid w:val="001107C2"/>
    <w:rsid w:val="0011096A"/>
    <w:rsid w:val="00110B33"/>
    <w:rsid w:val="00110C24"/>
    <w:rsid w:val="00110CB1"/>
    <w:rsid w:val="00111077"/>
    <w:rsid w:val="00111252"/>
    <w:rsid w:val="0011147F"/>
    <w:rsid w:val="001118EA"/>
    <w:rsid w:val="00111ED7"/>
    <w:rsid w:val="0011248B"/>
    <w:rsid w:val="001124FC"/>
    <w:rsid w:val="00112585"/>
    <w:rsid w:val="001125B7"/>
    <w:rsid w:val="0011267B"/>
    <w:rsid w:val="00112781"/>
    <w:rsid w:val="0011295E"/>
    <w:rsid w:val="00112B3C"/>
    <w:rsid w:val="00112CCF"/>
    <w:rsid w:val="00112E3D"/>
    <w:rsid w:val="00113166"/>
    <w:rsid w:val="00113820"/>
    <w:rsid w:val="00113E10"/>
    <w:rsid w:val="00114116"/>
    <w:rsid w:val="0011431F"/>
    <w:rsid w:val="001148E1"/>
    <w:rsid w:val="00115110"/>
    <w:rsid w:val="001151BD"/>
    <w:rsid w:val="001151D1"/>
    <w:rsid w:val="00115220"/>
    <w:rsid w:val="001153BE"/>
    <w:rsid w:val="0011563D"/>
    <w:rsid w:val="001156A7"/>
    <w:rsid w:val="00115818"/>
    <w:rsid w:val="00115A1F"/>
    <w:rsid w:val="00115ED4"/>
    <w:rsid w:val="00115EE5"/>
    <w:rsid w:val="00115FE2"/>
    <w:rsid w:val="001162CF"/>
    <w:rsid w:val="00116427"/>
    <w:rsid w:val="00116770"/>
    <w:rsid w:val="00116D80"/>
    <w:rsid w:val="00117819"/>
    <w:rsid w:val="00117961"/>
    <w:rsid w:val="0011797E"/>
    <w:rsid w:val="00120083"/>
    <w:rsid w:val="001200D2"/>
    <w:rsid w:val="00120287"/>
    <w:rsid w:val="001202FB"/>
    <w:rsid w:val="00120C22"/>
    <w:rsid w:val="00120DB0"/>
    <w:rsid w:val="00120FD8"/>
    <w:rsid w:val="00120FE4"/>
    <w:rsid w:val="0012154B"/>
    <w:rsid w:val="0012170F"/>
    <w:rsid w:val="00121F08"/>
    <w:rsid w:val="00121F41"/>
    <w:rsid w:val="0012206D"/>
    <w:rsid w:val="001223DF"/>
    <w:rsid w:val="00122439"/>
    <w:rsid w:val="001224B1"/>
    <w:rsid w:val="00122A74"/>
    <w:rsid w:val="00122D9E"/>
    <w:rsid w:val="00122DB8"/>
    <w:rsid w:val="00123060"/>
    <w:rsid w:val="001232AA"/>
    <w:rsid w:val="001232FA"/>
    <w:rsid w:val="00123607"/>
    <w:rsid w:val="0012360C"/>
    <w:rsid w:val="00123800"/>
    <w:rsid w:val="00123975"/>
    <w:rsid w:val="00123D92"/>
    <w:rsid w:val="00123DCD"/>
    <w:rsid w:val="0012427D"/>
    <w:rsid w:val="00124673"/>
    <w:rsid w:val="00124804"/>
    <w:rsid w:val="00124FA3"/>
    <w:rsid w:val="00125350"/>
    <w:rsid w:val="001253FF"/>
    <w:rsid w:val="00125790"/>
    <w:rsid w:val="00125884"/>
    <w:rsid w:val="00125A1B"/>
    <w:rsid w:val="00125E30"/>
    <w:rsid w:val="00125FB3"/>
    <w:rsid w:val="00126076"/>
    <w:rsid w:val="001260BF"/>
    <w:rsid w:val="00127991"/>
    <w:rsid w:val="001279FF"/>
    <w:rsid w:val="00127BFA"/>
    <w:rsid w:val="00127C58"/>
    <w:rsid w:val="00130D74"/>
    <w:rsid w:val="00131029"/>
    <w:rsid w:val="001310B4"/>
    <w:rsid w:val="00131418"/>
    <w:rsid w:val="0013186D"/>
    <w:rsid w:val="00131920"/>
    <w:rsid w:val="0013196B"/>
    <w:rsid w:val="00131F13"/>
    <w:rsid w:val="001320CD"/>
    <w:rsid w:val="00132272"/>
    <w:rsid w:val="001322BA"/>
    <w:rsid w:val="00132600"/>
    <w:rsid w:val="001326D1"/>
    <w:rsid w:val="00132A16"/>
    <w:rsid w:val="00132B5C"/>
    <w:rsid w:val="001336BD"/>
    <w:rsid w:val="00133837"/>
    <w:rsid w:val="001339E1"/>
    <w:rsid w:val="00134387"/>
    <w:rsid w:val="00134477"/>
    <w:rsid w:val="00134856"/>
    <w:rsid w:val="0013491F"/>
    <w:rsid w:val="00134939"/>
    <w:rsid w:val="00134A12"/>
    <w:rsid w:val="00134B97"/>
    <w:rsid w:val="0013545A"/>
    <w:rsid w:val="00135961"/>
    <w:rsid w:val="00135999"/>
    <w:rsid w:val="001359A5"/>
    <w:rsid w:val="00135A7A"/>
    <w:rsid w:val="00136018"/>
    <w:rsid w:val="00136061"/>
    <w:rsid w:val="00136281"/>
    <w:rsid w:val="00136346"/>
    <w:rsid w:val="001364C1"/>
    <w:rsid w:val="00136A6C"/>
    <w:rsid w:val="00136EF8"/>
    <w:rsid w:val="00136FE9"/>
    <w:rsid w:val="0013713A"/>
    <w:rsid w:val="0013724E"/>
    <w:rsid w:val="00137441"/>
    <w:rsid w:val="0013771F"/>
    <w:rsid w:val="00137810"/>
    <w:rsid w:val="00137899"/>
    <w:rsid w:val="00137947"/>
    <w:rsid w:val="00137D0E"/>
    <w:rsid w:val="00137DDC"/>
    <w:rsid w:val="00140152"/>
    <w:rsid w:val="001404AC"/>
    <w:rsid w:val="001405BA"/>
    <w:rsid w:val="00140FBD"/>
    <w:rsid w:val="001415A2"/>
    <w:rsid w:val="00141EF7"/>
    <w:rsid w:val="00141FBF"/>
    <w:rsid w:val="0014233D"/>
    <w:rsid w:val="00142692"/>
    <w:rsid w:val="00142B2A"/>
    <w:rsid w:val="00142CEF"/>
    <w:rsid w:val="00142F38"/>
    <w:rsid w:val="00143555"/>
    <w:rsid w:val="00143834"/>
    <w:rsid w:val="001438A5"/>
    <w:rsid w:val="00143C08"/>
    <w:rsid w:val="00143C1F"/>
    <w:rsid w:val="00144067"/>
    <w:rsid w:val="00144627"/>
    <w:rsid w:val="00144AC5"/>
    <w:rsid w:val="00144C4E"/>
    <w:rsid w:val="00144D68"/>
    <w:rsid w:val="00144EF8"/>
    <w:rsid w:val="00145788"/>
    <w:rsid w:val="00145F0B"/>
    <w:rsid w:val="001461A4"/>
    <w:rsid w:val="001461B5"/>
    <w:rsid w:val="00146798"/>
    <w:rsid w:val="00146D6B"/>
    <w:rsid w:val="001470E6"/>
    <w:rsid w:val="00150532"/>
    <w:rsid w:val="00150899"/>
    <w:rsid w:val="00150979"/>
    <w:rsid w:val="00150A59"/>
    <w:rsid w:val="00150BB0"/>
    <w:rsid w:val="00150DFD"/>
    <w:rsid w:val="00150E60"/>
    <w:rsid w:val="001511DB"/>
    <w:rsid w:val="001516FC"/>
    <w:rsid w:val="0015174D"/>
    <w:rsid w:val="00151A91"/>
    <w:rsid w:val="00151BAF"/>
    <w:rsid w:val="00151EC3"/>
    <w:rsid w:val="001525FA"/>
    <w:rsid w:val="00152635"/>
    <w:rsid w:val="0015278E"/>
    <w:rsid w:val="00152BD8"/>
    <w:rsid w:val="00153103"/>
    <w:rsid w:val="0015321F"/>
    <w:rsid w:val="00153B9D"/>
    <w:rsid w:val="00153C5E"/>
    <w:rsid w:val="00153ED7"/>
    <w:rsid w:val="00153F53"/>
    <w:rsid w:val="00154159"/>
    <w:rsid w:val="0015486E"/>
    <w:rsid w:val="00154C29"/>
    <w:rsid w:val="00154CCF"/>
    <w:rsid w:val="00154FFC"/>
    <w:rsid w:val="001550A4"/>
    <w:rsid w:val="00155803"/>
    <w:rsid w:val="00155A52"/>
    <w:rsid w:val="00155AFA"/>
    <w:rsid w:val="00155E00"/>
    <w:rsid w:val="00156691"/>
    <w:rsid w:val="00156927"/>
    <w:rsid w:val="0015698F"/>
    <w:rsid w:val="00156C46"/>
    <w:rsid w:val="00156F92"/>
    <w:rsid w:val="001570F6"/>
    <w:rsid w:val="001574D5"/>
    <w:rsid w:val="00157515"/>
    <w:rsid w:val="001578D1"/>
    <w:rsid w:val="00160587"/>
    <w:rsid w:val="001608EB"/>
    <w:rsid w:val="00160EA6"/>
    <w:rsid w:val="00161133"/>
    <w:rsid w:val="00161134"/>
    <w:rsid w:val="0016152D"/>
    <w:rsid w:val="0016192B"/>
    <w:rsid w:val="00161C99"/>
    <w:rsid w:val="00161DFF"/>
    <w:rsid w:val="00161E22"/>
    <w:rsid w:val="00161F5C"/>
    <w:rsid w:val="00162216"/>
    <w:rsid w:val="00162E83"/>
    <w:rsid w:val="00163674"/>
    <w:rsid w:val="00163897"/>
    <w:rsid w:val="00163AB6"/>
    <w:rsid w:val="00164328"/>
    <w:rsid w:val="0016451E"/>
    <w:rsid w:val="00164613"/>
    <w:rsid w:val="00164906"/>
    <w:rsid w:val="00165131"/>
    <w:rsid w:val="001651D4"/>
    <w:rsid w:val="00165256"/>
    <w:rsid w:val="0016537B"/>
    <w:rsid w:val="00165D79"/>
    <w:rsid w:val="00165DC2"/>
    <w:rsid w:val="001661AD"/>
    <w:rsid w:val="00166445"/>
    <w:rsid w:val="001669CD"/>
    <w:rsid w:val="00167277"/>
    <w:rsid w:val="00167578"/>
    <w:rsid w:val="0016757D"/>
    <w:rsid w:val="001677D3"/>
    <w:rsid w:val="00167E81"/>
    <w:rsid w:val="00170756"/>
    <w:rsid w:val="00170D18"/>
    <w:rsid w:val="00171127"/>
    <w:rsid w:val="001711FD"/>
    <w:rsid w:val="00171219"/>
    <w:rsid w:val="00171685"/>
    <w:rsid w:val="001717CA"/>
    <w:rsid w:val="001719C8"/>
    <w:rsid w:val="00171B5F"/>
    <w:rsid w:val="001724D2"/>
    <w:rsid w:val="00172C4B"/>
    <w:rsid w:val="00172CA2"/>
    <w:rsid w:val="00172EA9"/>
    <w:rsid w:val="0017326F"/>
    <w:rsid w:val="00173596"/>
    <w:rsid w:val="00173663"/>
    <w:rsid w:val="00173BB7"/>
    <w:rsid w:val="00174D4A"/>
    <w:rsid w:val="0017537F"/>
    <w:rsid w:val="00175E11"/>
    <w:rsid w:val="00175FC9"/>
    <w:rsid w:val="0017602A"/>
    <w:rsid w:val="00176B7A"/>
    <w:rsid w:val="00177128"/>
    <w:rsid w:val="00177A35"/>
    <w:rsid w:val="00177A46"/>
    <w:rsid w:val="00177D79"/>
    <w:rsid w:val="00177F43"/>
    <w:rsid w:val="001802E3"/>
    <w:rsid w:val="00180553"/>
    <w:rsid w:val="00180F16"/>
    <w:rsid w:val="00181221"/>
    <w:rsid w:val="0018122B"/>
    <w:rsid w:val="00181266"/>
    <w:rsid w:val="001812FC"/>
    <w:rsid w:val="0018149F"/>
    <w:rsid w:val="00181553"/>
    <w:rsid w:val="00181603"/>
    <w:rsid w:val="001820A8"/>
    <w:rsid w:val="001821FE"/>
    <w:rsid w:val="001824E8"/>
    <w:rsid w:val="00182582"/>
    <w:rsid w:val="00182726"/>
    <w:rsid w:val="00182A55"/>
    <w:rsid w:val="00183625"/>
    <w:rsid w:val="001842E1"/>
    <w:rsid w:val="00184AC4"/>
    <w:rsid w:val="00184D6E"/>
    <w:rsid w:val="001853EC"/>
    <w:rsid w:val="00185531"/>
    <w:rsid w:val="00186075"/>
    <w:rsid w:val="001861B8"/>
    <w:rsid w:val="001862C6"/>
    <w:rsid w:val="001865E1"/>
    <w:rsid w:val="00186973"/>
    <w:rsid w:val="00186F4C"/>
    <w:rsid w:val="00187155"/>
    <w:rsid w:val="00187179"/>
    <w:rsid w:val="001872CE"/>
    <w:rsid w:val="00187D2F"/>
    <w:rsid w:val="00190788"/>
    <w:rsid w:val="00190AED"/>
    <w:rsid w:val="00190B88"/>
    <w:rsid w:val="00190D9A"/>
    <w:rsid w:val="00191E2B"/>
    <w:rsid w:val="00191FC6"/>
    <w:rsid w:val="001922D2"/>
    <w:rsid w:val="001929A8"/>
    <w:rsid w:val="00192AC1"/>
    <w:rsid w:val="001930EF"/>
    <w:rsid w:val="00193414"/>
    <w:rsid w:val="00193478"/>
    <w:rsid w:val="0019350F"/>
    <w:rsid w:val="00193B2B"/>
    <w:rsid w:val="00193C43"/>
    <w:rsid w:val="00193E2C"/>
    <w:rsid w:val="00193E54"/>
    <w:rsid w:val="00193FC6"/>
    <w:rsid w:val="00193FDC"/>
    <w:rsid w:val="00194C47"/>
    <w:rsid w:val="00194DCD"/>
    <w:rsid w:val="00195669"/>
    <w:rsid w:val="0019583D"/>
    <w:rsid w:val="00195855"/>
    <w:rsid w:val="00195B7B"/>
    <w:rsid w:val="00195C19"/>
    <w:rsid w:val="00195F69"/>
    <w:rsid w:val="00195F9E"/>
    <w:rsid w:val="00196452"/>
    <w:rsid w:val="00196539"/>
    <w:rsid w:val="00196676"/>
    <w:rsid w:val="001969DC"/>
    <w:rsid w:val="00196D9E"/>
    <w:rsid w:val="001975AE"/>
    <w:rsid w:val="001975F8"/>
    <w:rsid w:val="001976D0"/>
    <w:rsid w:val="00197E1B"/>
    <w:rsid w:val="00197E62"/>
    <w:rsid w:val="001A0034"/>
    <w:rsid w:val="001A040E"/>
    <w:rsid w:val="001A0867"/>
    <w:rsid w:val="001A0A98"/>
    <w:rsid w:val="001A0DAE"/>
    <w:rsid w:val="001A131B"/>
    <w:rsid w:val="001A13D7"/>
    <w:rsid w:val="001A14B8"/>
    <w:rsid w:val="001A1ED5"/>
    <w:rsid w:val="001A1F2F"/>
    <w:rsid w:val="001A20C6"/>
    <w:rsid w:val="001A26AA"/>
    <w:rsid w:val="001A2B29"/>
    <w:rsid w:val="001A307B"/>
    <w:rsid w:val="001A311C"/>
    <w:rsid w:val="001A319B"/>
    <w:rsid w:val="001A33FE"/>
    <w:rsid w:val="001A39F0"/>
    <w:rsid w:val="001A3A7F"/>
    <w:rsid w:val="001A3ADA"/>
    <w:rsid w:val="001A3C1B"/>
    <w:rsid w:val="001A3F2D"/>
    <w:rsid w:val="001A426C"/>
    <w:rsid w:val="001A45DA"/>
    <w:rsid w:val="001A4A30"/>
    <w:rsid w:val="001A4B9D"/>
    <w:rsid w:val="001A4D44"/>
    <w:rsid w:val="001A5167"/>
    <w:rsid w:val="001A570A"/>
    <w:rsid w:val="001A5A45"/>
    <w:rsid w:val="001A5B55"/>
    <w:rsid w:val="001A5DBF"/>
    <w:rsid w:val="001A619D"/>
    <w:rsid w:val="001A62A7"/>
    <w:rsid w:val="001A67C9"/>
    <w:rsid w:val="001A6922"/>
    <w:rsid w:val="001A6C87"/>
    <w:rsid w:val="001A6C93"/>
    <w:rsid w:val="001A6EA7"/>
    <w:rsid w:val="001A7100"/>
    <w:rsid w:val="001A767D"/>
    <w:rsid w:val="001A76BE"/>
    <w:rsid w:val="001A7DEA"/>
    <w:rsid w:val="001A7E7D"/>
    <w:rsid w:val="001B068C"/>
    <w:rsid w:val="001B08C6"/>
    <w:rsid w:val="001B0A1B"/>
    <w:rsid w:val="001B11AE"/>
    <w:rsid w:val="001B1245"/>
    <w:rsid w:val="001B165E"/>
    <w:rsid w:val="001B1796"/>
    <w:rsid w:val="001B19C8"/>
    <w:rsid w:val="001B2163"/>
    <w:rsid w:val="001B23AB"/>
    <w:rsid w:val="001B23D8"/>
    <w:rsid w:val="001B2407"/>
    <w:rsid w:val="001B245A"/>
    <w:rsid w:val="001B24B4"/>
    <w:rsid w:val="001B2C79"/>
    <w:rsid w:val="001B2EA3"/>
    <w:rsid w:val="001B3122"/>
    <w:rsid w:val="001B328C"/>
    <w:rsid w:val="001B3486"/>
    <w:rsid w:val="001B3717"/>
    <w:rsid w:val="001B3DB6"/>
    <w:rsid w:val="001B3EA2"/>
    <w:rsid w:val="001B44C2"/>
    <w:rsid w:val="001B5119"/>
    <w:rsid w:val="001B530E"/>
    <w:rsid w:val="001B545D"/>
    <w:rsid w:val="001B564B"/>
    <w:rsid w:val="001B5814"/>
    <w:rsid w:val="001B588C"/>
    <w:rsid w:val="001B5B52"/>
    <w:rsid w:val="001B5DDE"/>
    <w:rsid w:val="001B6395"/>
    <w:rsid w:val="001B6449"/>
    <w:rsid w:val="001B6939"/>
    <w:rsid w:val="001B6F56"/>
    <w:rsid w:val="001B7707"/>
    <w:rsid w:val="001B7A6D"/>
    <w:rsid w:val="001C005F"/>
    <w:rsid w:val="001C00D5"/>
    <w:rsid w:val="001C010D"/>
    <w:rsid w:val="001C04D8"/>
    <w:rsid w:val="001C0BEF"/>
    <w:rsid w:val="001C0C18"/>
    <w:rsid w:val="001C0EEB"/>
    <w:rsid w:val="001C1028"/>
    <w:rsid w:val="001C111E"/>
    <w:rsid w:val="001C1B37"/>
    <w:rsid w:val="001C1E07"/>
    <w:rsid w:val="001C204C"/>
    <w:rsid w:val="001C2166"/>
    <w:rsid w:val="001C2210"/>
    <w:rsid w:val="001C274F"/>
    <w:rsid w:val="001C2953"/>
    <w:rsid w:val="001C2972"/>
    <w:rsid w:val="001C2C89"/>
    <w:rsid w:val="001C305C"/>
    <w:rsid w:val="001C3081"/>
    <w:rsid w:val="001C30BF"/>
    <w:rsid w:val="001C316C"/>
    <w:rsid w:val="001C32C2"/>
    <w:rsid w:val="001C3895"/>
    <w:rsid w:val="001C3A92"/>
    <w:rsid w:val="001C3B60"/>
    <w:rsid w:val="001C3E7B"/>
    <w:rsid w:val="001C3E85"/>
    <w:rsid w:val="001C4072"/>
    <w:rsid w:val="001C43A3"/>
    <w:rsid w:val="001C44AF"/>
    <w:rsid w:val="001C459B"/>
    <w:rsid w:val="001C4782"/>
    <w:rsid w:val="001C486F"/>
    <w:rsid w:val="001C49D7"/>
    <w:rsid w:val="001C668B"/>
    <w:rsid w:val="001C6751"/>
    <w:rsid w:val="001C69F1"/>
    <w:rsid w:val="001C6B32"/>
    <w:rsid w:val="001C6B43"/>
    <w:rsid w:val="001C6F37"/>
    <w:rsid w:val="001C73EB"/>
    <w:rsid w:val="001C7465"/>
    <w:rsid w:val="001C7586"/>
    <w:rsid w:val="001C7B09"/>
    <w:rsid w:val="001D019F"/>
    <w:rsid w:val="001D0283"/>
    <w:rsid w:val="001D06F9"/>
    <w:rsid w:val="001D07ED"/>
    <w:rsid w:val="001D08FD"/>
    <w:rsid w:val="001D0B14"/>
    <w:rsid w:val="001D0B8C"/>
    <w:rsid w:val="001D0F06"/>
    <w:rsid w:val="001D13FA"/>
    <w:rsid w:val="001D19AD"/>
    <w:rsid w:val="001D1BF5"/>
    <w:rsid w:val="001D25F0"/>
    <w:rsid w:val="001D2A5A"/>
    <w:rsid w:val="001D2B7B"/>
    <w:rsid w:val="001D2CA4"/>
    <w:rsid w:val="001D2DB9"/>
    <w:rsid w:val="001D2DD4"/>
    <w:rsid w:val="001D34E3"/>
    <w:rsid w:val="001D379C"/>
    <w:rsid w:val="001D392F"/>
    <w:rsid w:val="001D3970"/>
    <w:rsid w:val="001D39EC"/>
    <w:rsid w:val="001D4087"/>
    <w:rsid w:val="001D45F2"/>
    <w:rsid w:val="001D4A63"/>
    <w:rsid w:val="001D4BB6"/>
    <w:rsid w:val="001D569D"/>
    <w:rsid w:val="001D5CD7"/>
    <w:rsid w:val="001D5D43"/>
    <w:rsid w:val="001D5D8F"/>
    <w:rsid w:val="001D68AD"/>
    <w:rsid w:val="001D6C2C"/>
    <w:rsid w:val="001D6E4F"/>
    <w:rsid w:val="001D743D"/>
    <w:rsid w:val="001E0A9B"/>
    <w:rsid w:val="001E0E3A"/>
    <w:rsid w:val="001E10B3"/>
    <w:rsid w:val="001E125D"/>
    <w:rsid w:val="001E1989"/>
    <w:rsid w:val="001E1DA4"/>
    <w:rsid w:val="001E1E5A"/>
    <w:rsid w:val="001E21AD"/>
    <w:rsid w:val="001E2AF7"/>
    <w:rsid w:val="001E2B0E"/>
    <w:rsid w:val="001E2CCE"/>
    <w:rsid w:val="001E2E0C"/>
    <w:rsid w:val="001E2E64"/>
    <w:rsid w:val="001E2F46"/>
    <w:rsid w:val="001E345A"/>
    <w:rsid w:val="001E34F3"/>
    <w:rsid w:val="001E370A"/>
    <w:rsid w:val="001E3935"/>
    <w:rsid w:val="001E3CB9"/>
    <w:rsid w:val="001E421C"/>
    <w:rsid w:val="001E4940"/>
    <w:rsid w:val="001E4B4E"/>
    <w:rsid w:val="001E4DB6"/>
    <w:rsid w:val="001E5004"/>
    <w:rsid w:val="001E5060"/>
    <w:rsid w:val="001E51FB"/>
    <w:rsid w:val="001E5229"/>
    <w:rsid w:val="001E5B8B"/>
    <w:rsid w:val="001E5CFE"/>
    <w:rsid w:val="001E5DF0"/>
    <w:rsid w:val="001E618D"/>
    <w:rsid w:val="001E66CC"/>
    <w:rsid w:val="001E6760"/>
    <w:rsid w:val="001E6ACA"/>
    <w:rsid w:val="001E704A"/>
    <w:rsid w:val="001E70DF"/>
    <w:rsid w:val="001E72B9"/>
    <w:rsid w:val="001E77B7"/>
    <w:rsid w:val="001E7887"/>
    <w:rsid w:val="001E7CB6"/>
    <w:rsid w:val="001E7DE7"/>
    <w:rsid w:val="001F01F4"/>
    <w:rsid w:val="001F057B"/>
    <w:rsid w:val="001F07C2"/>
    <w:rsid w:val="001F0EB4"/>
    <w:rsid w:val="001F0EC0"/>
    <w:rsid w:val="001F135A"/>
    <w:rsid w:val="001F1514"/>
    <w:rsid w:val="001F177F"/>
    <w:rsid w:val="001F1808"/>
    <w:rsid w:val="001F1A58"/>
    <w:rsid w:val="001F1E17"/>
    <w:rsid w:val="001F2185"/>
    <w:rsid w:val="001F241A"/>
    <w:rsid w:val="001F3388"/>
    <w:rsid w:val="001F3775"/>
    <w:rsid w:val="001F3C0B"/>
    <w:rsid w:val="001F3EDF"/>
    <w:rsid w:val="001F3F74"/>
    <w:rsid w:val="001F4413"/>
    <w:rsid w:val="001F47C6"/>
    <w:rsid w:val="001F4A27"/>
    <w:rsid w:val="001F4F45"/>
    <w:rsid w:val="001F5098"/>
    <w:rsid w:val="001F5794"/>
    <w:rsid w:val="001F604E"/>
    <w:rsid w:val="001F6520"/>
    <w:rsid w:val="001F707E"/>
    <w:rsid w:val="001F7537"/>
    <w:rsid w:val="001F78B2"/>
    <w:rsid w:val="001F7B23"/>
    <w:rsid w:val="0020014A"/>
    <w:rsid w:val="00200334"/>
    <w:rsid w:val="00200378"/>
    <w:rsid w:val="0020080C"/>
    <w:rsid w:val="00201236"/>
    <w:rsid w:val="002016AC"/>
    <w:rsid w:val="00201968"/>
    <w:rsid w:val="00201A21"/>
    <w:rsid w:val="00201C99"/>
    <w:rsid w:val="00201E36"/>
    <w:rsid w:val="00201FFE"/>
    <w:rsid w:val="002022DE"/>
    <w:rsid w:val="0020267A"/>
    <w:rsid w:val="00202801"/>
    <w:rsid w:val="00202969"/>
    <w:rsid w:val="002029AB"/>
    <w:rsid w:val="00203534"/>
    <w:rsid w:val="002041C0"/>
    <w:rsid w:val="00204972"/>
    <w:rsid w:val="002049E0"/>
    <w:rsid w:val="00204A6C"/>
    <w:rsid w:val="00204B91"/>
    <w:rsid w:val="00204D71"/>
    <w:rsid w:val="00204DEA"/>
    <w:rsid w:val="0020512F"/>
    <w:rsid w:val="00205189"/>
    <w:rsid w:val="00205721"/>
    <w:rsid w:val="002057EF"/>
    <w:rsid w:val="002061B0"/>
    <w:rsid w:val="00206518"/>
    <w:rsid w:val="00206B06"/>
    <w:rsid w:val="00206E3D"/>
    <w:rsid w:val="00207140"/>
    <w:rsid w:val="002073C9"/>
    <w:rsid w:val="00207CF8"/>
    <w:rsid w:val="00210B86"/>
    <w:rsid w:val="00210BFE"/>
    <w:rsid w:val="00210C87"/>
    <w:rsid w:val="00210D62"/>
    <w:rsid w:val="00211237"/>
    <w:rsid w:val="002114B1"/>
    <w:rsid w:val="0021160F"/>
    <w:rsid w:val="00211848"/>
    <w:rsid w:val="00211A74"/>
    <w:rsid w:val="00211E1F"/>
    <w:rsid w:val="002121D1"/>
    <w:rsid w:val="00212548"/>
    <w:rsid w:val="002128FA"/>
    <w:rsid w:val="00212D59"/>
    <w:rsid w:val="00213261"/>
    <w:rsid w:val="00213491"/>
    <w:rsid w:val="00213663"/>
    <w:rsid w:val="002138A4"/>
    <w:rsid w:val="00213D2D"/>
    <w:rsid w:val="002147DE"/>
    <w:rsid w:val="00214B91"/>
    <w:rsid w:val="00214C20"/>
    <w:rsid w:val="00215BAF"/>
    <w:rsid w:val="00215F49"/>
    <w:rsid w:val="002164DF"/>
    <w:rsid w:val="00216941"/>
    <w:rsid w:val="00216A20"/>
    <w:rsid w:val="00216A77"/>
    <w:rsid w:val="00216C03"/>
    <w:rsid w:val="00216C76"/>
    <w:rsid w:val="0021717C"/>
    <w:rsid w:val="002172A7"/>
    <w:rsid w:val="0021754A"/>
    <w:rsid w:val="002176F4"/>
    <w:rsid w:val="00220A18"/>
    <w:rsid w:val="00220ECB"/>
    <w:rsid w:val="00220F62"/>
    <w:rsid w:val="00221273"/>
    <w:rsid w:val="0022163C"/>
    <w:rsid w:val="00221A50"/>
    <w:rsid w:val="00221DAA"/>
    <w:rsid w:val="002223A7"/>
    <w:rsid w:val="00222854"/>
    <w:rsid w:val="00222925"/>
    <w:rsid w:val="00222FEE"/>
    <w:rsid w:val="00223111"/>
    <w:rsid w:val="002233DB"/>
    <w:rsid w:val="002234A8"/>
    <w:rsid w:val="0022362C"/>
    <w:rsid w:val="00223D98"/>
    <w:rsid w:val="0022433A"/>
    <w:rsid w:val="00224367"/>
    <w:rsid w:val="00224AEF"/>
    <w:rsid w:val="00224AF1"/>
    <w:rsid w:val="00224ECD"/>
    <w:rsid w:val="00224FF2"/>
    <w:rsid w:val="00225617"/>
    <w:rsid w:val="00225FA3"/>
    <w:rsid w:val="00226472"/>
    <w:rsid w:val="00226EA4"/>
    <w:rsid w:val="00226F1C"/>
    <w:rsid w:val="0022763C"/>
    <w:rsid w:val="00227B23"/>
    <w:rsid w:val="00227C3C"/>
    <w:rsid w:val="00230658"/>
    <w:rsid w:val="0023094A"/>
    <w:rsid w:val="00231045"/>
    <w:rsid w:val="00231422"/>
    <w:rsid w:val="002314B3"/>
    <w:rsid w:val="00231AEA"/>
    <w:rsid w:val="00231C5C"/>
    <w:rsid w:val="00232420"/>
    <w:rsid w:val="002324AD"/>
    <w:rsid w:val="002332F8"/>
    <w:rsid w:val="0023330F"/>
    <w:rsid w:val="00233660"/>
    <w:rsid w:val="00233927"/>
    <w:rsid w:val="002339D2"/>
    <w:rsid w:val="00233A14"/>
    <w:rsid w:val="00233CA3"/>
    <w:rsid w:val="00233DB3"/>
    <w:rsid w:val="00233FD2"/>
    <w:rsid w:val="002343AD"/>
    <w:rsid w:val="0023468B"/>
    <w:rsid w:val="00234D1E"/>
    <w:rsid w:val="002350FA"/>
    <w:rsid w:val="002354EE"/>
    <w:rsid w:val="0023557F"/>
    <w:rsid w:val="00235587"/>
    <w:rsid w:val="00235876"/>
    <w:rsid w:val="002359F7"/>
    <w:rsid w:val="00235ACF"/>
    <w:rsid w:val="00235B57"/>
    <w:rsid w:val="00235F39"/>
    <w:rsid w:val="00235F8E"/>
    <w:rsid w:val="0023601E"/>
    <w:rsid w:val="002367DA"/>
    <w:rsid w:val="0023735A"/>
    <w:rsid w:val="002375FF"/>
    <w:rsid w:val="0023798C"/>
    <w:rsid w:val="00237EB6"/>
    <w:rsid w:val="002400A6"/>
    <w:rsid w:val="00240106"/>
    <w:rsid w:val="002403F8"/>
    <w:rsid w:val="0024079F"/>
    <w:rsid w:val="00240901"/>
    <w:rsid w:val="00240A8C"/>
    <w:rsid w:val="00240AA4"/>
    <w:rsid w:val="002412D9"/>
    <w:rsid w:val="002413C7"/>
    <w:rsid w:val="002416E0"/>
    <w:rsid w:val="00241875"/>
    <w:rsid w:val="00241E1A"/>
    <w:rsid w:val="00241FD9"/>
    <w:rsid w:val="002421DD"/>
    <w:rsid w:val="00242A23"/>
    <w:rsid w:val="00242C25"/>
    <w:rsid w:val="00242D52"/>
    <w:rsid w:val="00243202"/>
    <w:rsid w:val="00243438"/>
    <w:rsid w:val="00243971"/>
    <w:rsid w:val="00243B1C"/>
    <w:rsid w:val="00244156"/>
    <w:rsid w:val="0024471F"/>
    <w:rsid w:val="00244A12"/>
    <w:rsid w:val="00244EFA"/>
    <w:rsid w:val="00245278"/>
    <w:rsid w:val="002454F0"/>
    <w:rsid w:val="002457F4"/>
    <w:rsid w:val="00245C1D"/>
    <w:rsid w:val="00245D7F"/>
    <w:rsid w:val="00245FE5"/>
    <w:rsid w:val="00246114"/>
    <w:rsid w:val="002465A8"/>
    <w:rsid w:val="0024725B"/>
    <w:rsid w:val="00247433"/>
    <w:rsid w:val="00247644"/>
    <w:rsid w:val="00247980"/>
    <w:rsid w:val="00247BC3"/>
    <w:rsid w:val="00247E32"/>
    <w:rsid w:val="00247F69"/>
    <w:rsid w:val="002502D3"/>
    <w:rsid w:val="002502EA"/>
    <w:rsid w:val="002512B9"/>
    <w:rsid w:val="002512FA"/>
    <w:rsid w:val="0025146C"/>
    <w:rsid w:val="0025186E"/>
    <w:rsid w:val="00251DF2"/>
    <w:rsid w:val="00252298"/>
    <w:rsid w:val="0025234A"/>
    <w:rsid w:val="002529B3"/>
    <w:rsid w:val="002533AD"/>
    <w:rsid w:val="0025368C"/>
    <w:rsid w:val="002540D3"/>
    <w:rsid w:val="002542D8"/>
    <w:rsid w:val="0025430B"/>
    <w:rsid w:val="0025435D"/>
    <w:rsid w:val="00254ABF"/>
    <w:rsid w:val="00254F5A"/>
    <w:rsid w:val="00255740"/>
    <w:rsid w:val="00255ACD"/>
    <w:rsid w:val="00255B1E"/>
    <w:rsid w:val="00255D86"/>
    <w:rsid w:val="00255EF4"/>
    <w:rsid w:val="00255FD4"/>
    <w:rsid w:val="002561FC"/>
    <w:rsid w:val="00256736"/>
    <w:rsid w:val="0025681B"/>
    <w:rsid w:val="00256CE9"/>
    <w:rsid w:val="00256DAD"/>
    <w:rsid w:val="00256FF0"/>
    <w:rsid w:val="0025714A"/>
    <w:rsid w:val="002571B9"/>
    <w:rsid w:val="00257345"/>
    <w:rsid w:val="0025761E"/>
    <w:rsid w:val="00257651"/>
    <w:rsid w:val="00257691"/>
    <w:rsid w:val="0025778E"/>
    <w:rsid w:val="00257EE7"/>
    <w:rsid w:val="002602EF"/>
    <w:rsid w:val="0026031E"/>
    <w:rsid w:val="00260351"/>
    <w:rsid w:val="00260366"/>
    <w:rsid w:val="00260628"/>
    <w:rsid w:val="00260CA9"/>
    <w:rsid w:val="002612D5"/>
    <w:rsid w:val="0026148A"/>
    <w:rsid w:val="0026167B"/>
    <w:rsid w:val="00261AAA"/>
    <w:rsid w:val="00261C2A"/>
    <w:rsid w:val="00261EA0"/>
    <w:rsid w:val="002625A7"/>
    <w:rsid w:val="0026260D"/>
    <w:rsid w:val="00262743"/>
    <w:rsid w:val="00262923"/>
    <w:rsid w:val="00263B65"/>
    <w:rsid w:val="0026407F"/>
    <w:rsid w:val="00264981"/>
    <w:rsid w:val="00264FEB"/>
    <w:rsid w:val="00265A16"/>
    <w:rsid w:val="00265CDB"/>
    <w:rsid w:val="00265D66"/>
    <w:rsid w:val="00265E4B"/>
    <w:rsid w:val="00266233"/>
    <w:rsid w:val="00266295"/>
    <w:rsid w:val="0026647D"/>
    <w:rsid w:val="00266C66"/>
    <w:rsid w:val="00266E23"/>
    <w:rsid w:val="0026710F"/>
    <w:rsid w:val="002678B8"/>
    <w:rsid w:val="00267DE1"/>
    <w:rsid w:val="00270AAC"/>
    <w:rsid w:val="00270CB6"/>
    <w:rsid w:val="00270F13"/>
    <w:rsid w:val="002712B7"/>
    <w:rsid w:val="002715CB"/>
    <w:rsid w:val="00271832"/>
    <w:rsid w:val="00271B25"/>
    <w:rsid w:val="00271BA6"/>
    <w:rsid w:val="00271CE7"/>
    <w:rsid w:val="00272144"/>
    <w:rsid w:val="0027271A"/>
    <w:rsid w:val="00272875"/>
    <w:rsid w:val="00273134"/>
    <w:rsid w:val="00273690"/>
    <w:rsid w:val="002736B5"/>
    <w:rsid w:val="002738A6"/>
    <w:rsid w:val="002740E2"/>
    <w:rsid w:val="00274310"/>
    <w:rsid w:val="0027433E"/>
    <w:rsid w:val="002747B9"/>
    <w:rsid w:val="0027487B"/>
    <w:rsid w:val="002748D3"/>
    <w:rsid w:val="002748ED"/>
    <w:rsid w:val="00274B13"/>
    <w:rsid w:val="00274DF8"/>
    <w:rsid w:val="002750E6"/>
    <w:rsid w:val="00275884"/>
    <w:rsid w:val="00275BBB"/>
    <w:rsid w:val="00275E1B"/>
    <w:rsid w:val="00275F1D"/>
    <w:rsid w:val="00275F8B"/>
    <w:rsid w:val="00276817"/>
    <w:rsid w:val="00276BAB"/>
    <w:rsid w:val="00276F68"/>
    <w:rsid w:val="00276F69"/>
    <w:rsid w:val="00277547"/>
    <w:rsid w:val="00277765"/>
    <w:rsid w:val="0027785B"/>
    <w:rsid w:val="0027799E"/>
    <w:rsid w:val="00277A72"/>
    <w:rsid w:val="00277F09"/>
    <w:rsid w:val="00280087"/>
    <w:rsid w:val="002800A7"/>
    <w:rsid w:val="002800E6"/>
    <w:rsid w:val="0028010C"/>
    <w:rsid w:val="0028067F"/>
    <w:rsid w:val="00280803"/>
    <w:rsid w:val="00280A92"/>
    <w:rsid w:val="00280CF7"/>
    <w:rsid w:val="00281321"/>
    <w:rsid w:val="00281385"/>
    <w:rsid w:val="0028138A"/>
    <w:rsid w:val="00281768"/>
    <w:rsid w:val="00281808"/>
    <w:rsid w:val="002818D9"/>
    <w:rsid w:val="00281A72"/>
    <w:rsid w:val="00281DF9"/>
    <w:rsid w:val="0028221E"/>
    <w:rsid w:val="00282250"/>
    <w:rsid w:val="002822D9"/>
    <w:rsid w:val="0028274A"/>
    <w:rsid w:val="0028297D"/>
    <w:rsid w:val="00282E5D"/>
    <w:rsid w:val="002830FE"/>
    <w:rsid w:val="002834DE"/>
    <w:rsid w:val="002839D6"/>
    <w:rsid w:val="00283AE0"/>
    <w:rsid w:val="00283BEE"/>
    <w:rsid w:val="00283EA4"/>
    <w:rsid w:val="00284065"/>
    <w:rsid w:val="0028461B"/>
    <w:rsid w:val="0028488E"/>
    <w:rsid w:val="00284A9F"/>
    <w:rsid w:val="00284AE6"/>
    <w:rsid w:val="00284FBD"/>
    <w:rsid w:val="0028538C"/>
    <w:rsid w:val="00286046"/>
    <w:rsid w:val="002863A3"/>
    <w:rsid w:val="0028655C"/>
    <w:rsid w:val="00286628"/>
    <w:rsid w:val="0028679B"/>
    <w:rsid w:val="002869FC"/>
    <w:rsid w:val="00286DAC"/>
    <w:rsid w:val="00286DF2"/>
    <w:rsid w:val="0028717E"/>
    <w:rsid w:val="002871C7"/>
    <w:rsid w:val="0028753B"/>
    <w:rsid w:val="00287994"/>
    <w:rsid w:val="00287B4E"/>
    <w:rsid w:val="002907EF"/>
    <w:rsid w:val="00290BEB"/>
    <w:rsid w:val="0029107A"/>
    <w:rsid w:val="0029143E"/>
    <w:rsid w:val="00291507"/>
    <w:rsid w:val="00291543"/>
    <w:rsid w:val="00291A7B"/>
    <w:rsid w:val="00291D6A"/>
    <w:rsid w:val="002923C5"/>
    <w:rsid w:val="00292502"/>
    <w:rsid w:val="0029253C"/>
    <w:rsid w:val="0029273A"/>
    <w:rsid w:val="00292946"/>
    <w:rsid w:val="00292A04"/>
    <w:rsid w:val="00292F0B"/>
    <w:rsid w:val="00292FDE"/>
    <w:rsid w:val="002934B3"/>
    <w:rsid w:val="0029350A"/>
    <w:rsid w:val="002937A0"/>
    <w:rsid w:val="00294072"/>
    <w:rsid w:val="00294109"/>
    <w:rsid w:val="002941B4"/>
    <w:rsid w:val="0029434E"/>
    <w:rsid w:val="002943E7"/>
    <w:rsid w:val="00294C8E"/>
    <w:rsid w:val="002952FE"/>
    <w:rsid w:val="00295E64"/>
    <w:rsid w:val="00295E69"/>
    <w:rsid w:val="0029608C"/>
    <w:rsid w:val="00296481"/>
    <w:rsid w:val="00296A83"/>
    <w:rsid w:val="00296BDB"/>
    <w:rsid w:val="002970BD"/>
    <w:rsid w:val="00297308"/>
    <w:rsid w:val="00297645"/>
    <w:rsid w:val="00297C55"/>
    <w:rsid w:val="002A0029"/>
    <w:rsid w:val="002A0071"/>
    <w:rsid w:val="002A0876"/>
    <w:rsid w:val="002A0E5D"/>
    <w:rsid w:val="002A0F15"/>
    <w:rsid w:val="002A0F9E"/>
    <w:rsid w:val="002A0FC1"/>
    <w:rsid w:val="002A1295"/>
    <w:rsid w:val="002A13A1"/>
    <w:rsid w:val="002A1B11"/>
    <w:rsid w:val="002A2423"/>
    <w:rsid w:val="002A2436"/>
    <w:rsid w:val="002A2589"/>
    <w:rsid w:val="002A284D"/>
    <w:rsid w:val="002A288A"/>
    <w:rsid w:val="002A290E"/>
    <w:rsid w:val="002A2BA8"/>
    <w:rsid w:val="002A2D2F"/>
    <w:rsid w:val="002A2DB8"/>
    <w:rsid w:val="002A2DD9"/>
    <w:rsid w:val="002A2E78"/>
    <w:rsid w:val="002A2EC4"/>
    <w:rsid w:val="002A3A7B"/>
    <w:rsid w:val="002A3A89"/>
    <w:rsid w:val="002A404E"/>
    <w:rsid w:val="002A407C"/>
    <w:rsid w:val="002A4113"/>
    <w:rsid w:val="002A4346"/>
    <w:rsid w:val="002A43A3"/>
    <w:rsid w:val="002A47D0"/>
    <w:rsid w:val="002A4EDC"/>
    <w:rsid w:val="002A50D8"/>
    <w:rsid w:val="002A55B5"/>
    <w:rsid w:val="002A5BDD"/>
    <w:rsid w:val="002A5D42"/>
    <w:rsid w:val="002A5EAE"/>
    <w:rsid w:val="002A6289"/>
    <w:rsid w:val="002A64A1"/>
    <w:rsid w:val="002A650D"/>
    <w:rsid w:val="002A66F0"/>
    <w:rsid w:val="002A6CEE"/>
    <w:rsid w:val="002A6F0B"/>
    <w:rsid w:val="002A7369"/>
    <w:rsid w:val="002A794F"/>
    <w:rsid w:val="002A7AE5"/>
    <w:rsid w:val="002A7C52"/>
    <w:rsid w:val="002A7ED2"/>
    <w:rsid w:val="002B02D2"/>
    <w:rsid w:val="002B06D9"/>
    <w:rsid w:val="002B071F"/>
    <w:rsid w:val="002B0AF3"/>
    <w:rsid w:val="002B0D47"/>
    <w:rsid w:val="002B0D73"/>
    <w:rsid w:val="002B0DA8"/>
    <w:rsid w:val="002B0E7D"/>
    <w:rsid w:val="002B117D"/>
    <w:rsid w:val="002B14F2"/>
    <w:rsid w:val="002B173D"/>
    <w:rsid w:val="002B184F"/>
    <w:rsid w:val="002B196B"/>
    <w:rsid w:val="002B2122"/>
    <w:rsid w:val="002B2171"/>
    <w:rsid w:val="002B22C6"/>
    <w:rsid w:val="002B269D"/>
    <w:rsid w:val="002B28C0"/>
    <w:rsid w:val="002B28C6"/>
    <w:rsid w:val="002B2AD1"/>
    <w:rsid w:val="002B2D49"/>
    <w:rsid w:val="002B2FD8"/>
    <w:rsid w:val="002B32B7"/>
    <w:rsid w:val="002B40B0"/>
    <w:rsid w:val="002B40DF"/>
    <w:rsid w:val="002B41E5"/>
    <w:rsid w:val="002B42BE"/>
    <w:rsid w:val="002B4968"/>
    <w:rsid w:val="002B4995"/>
    <w:rsid w:val="002B4BD3"/>
    <w:rsid w:val="002B4FEE"/>
    <w:rsid w:val="002B55ED"/>
    <w:rsid w:val="002B5630"/>
    <w:rsid w:val="002B5DF2"/>
    <w:rsid w:val="002B5EE7"/>
    <w:rsid w:val="002B5F05"/>
    <w:rsid w:val="002B5F39"/>
    <w:rsid w:val="002B624E"/>
    <w:rsid w:val="002B6321"/>
    <w:rsid w:val="002B6544"/>
    <w:rsid w:val="002B66BF"/>
    <w:rsid w:val="002B7930"/>
    <w:rsid w:val="002B7ABB"/>
    <w:rsid w:val="002B7E2A"/>
    <w:rsid w:val="002B7E61"/>
    <w:rsid w:val="002B7F5C"/>
    <w:rsid w:val="002C03B2"/>
    <w:rsid w:val="002C059D"/>
    <w:rsid w:val="002C0630"/>
    <w:rsid w:val="002C0D4A"/>
    <w:rsid w:val="002C1635"/>
    <w:rsid w:val="002C1D1C"/>
    <w:rsid w:val="002C1DCF"/>
    <w:rsid w:val="002C2029"/>
    <w:rsid w:val="002C265C"/>
    <w:rsid w:val="002C26C2"/>
    <w:rsid w:val="002C2FD7"/>
    <w:rsid w:val="002C375B"/>
    <w:rsid w:val="002C380A"/>
    <w:rsid w:val="002C3847"/>
    <w:rsid w:val="002C3900"/>
    <w:rsid w:val="002C3CE4"/>
    <w:rsid w:val="002C41B2"/>
    <w:rsid w:val="002C455B"/>
    <w:rsid w:val="002C49AA"/>
    <w:rsid w:val="002C4C7C"/>
    <w:rsid w:val="002C4ECD"/>
    <w:rsid w:val="002C4EED"/>
    <w:rsid w:val="002C5B1A"/>
    <w:rsid w:val="002C5C87"/>
    <w:rsid w:val="002C5EF0"/>
    <w:rsid w:val="002C6338"/>
    <w:rsid w:val="002C6454"/>
    <w:rsid w:val="002C681B"/>
    <w:rsid w:val="002C68EF"/>
    <w:rsid w:val="002C6A45"/>
    <w:rsid w:val="002C6E39"/>
    <w:rsid w:val="002C7016"/>
    <w:rsid w:val="002C70E1"/>
    <w:rsid w:val="002C7457"/>
    <w:rsid w:val="002C755B"/>
    <w:rsid w:val="002C77CE"/>
    <w:rsid w:val="002D02BB"/>
    <w:rsid w:val="002D02F3"/>
    <w:rsid w:val="002D038C"/>
    <w:rsid w:val="002D0D04"/>
    <w:rsid w:val="002D109B"/>
    <w:rsid w:val="002D1417"/>
    <w:rsid w:val="002D16B6"/>
    <w:rsid w:val="002D1767"/>
    <w:rsid w:val="002D1B3E"/>
    <w:rsid w:val="002D1ECE"/>
    <w:rsid w:val="002D206E"/>
    <w:rsid w:val="002D2243"/>
    <w:rsid w:val="002D23A7"/>
    <w:rsid w:val="002D2FFF"/>
    <w:rsid w:val="002D3193"/>
    <w:rsid w:val="002D32A5"/>
    <w:rsid w:val="002D32F6"/>
    <w:rsid w:val="002D37B6"/>
    <w:rsid w:val="002D3870"/>
    <w:rsid w:val="002D3909"/>
    <w:rsid w:val="002D3B91"/>
    <w:rsid w:val="002D3D30"/>
    <w:rsid w:val="002D401F"/>
    <w:rsid w:val="002D40D8"/>
    <w:rsid w:val="002D4170"/>
    <w:rsid w:val="002D422C"/>
    <w:rsid w:val="002D425A"/>
    <w:rsid w:val="002D437D"/>
    <w:rsid w:val="002D46E9"/>
    <w:rsid w:val="002D499D"/>
    <w:rsid w:val="002D4CC6"/>
    <w:rsid w:val="002D4F92"/>
    <w:rsid w:val="002D58AE"/>
    <w:rsid w:val="002D58F4"/>
    <w:rsid w:val="002D5A30"/>
    <w:rsid w:val="002D629D"/>
    <w:rsid w:val="002D6417"/>
    <w:rsid w:val="002D67B4"/>
    <w:rsid w:val="002D6A54"/>
    <w:rsid w:val="002D6ABB"/>
    <w:rsid w:val="002D6B2B"/>
    <w:rsid w:val="002D6B69"/>
    <w:rsid w:val="002D6D59"/>
    <w:rsid w:val="002D7363"/>
    <w:rsid w:val="002D771A"/>
    <w:rsid w:val="002D79B0"/>
    <w:rsid w:val="002D7A18"/>
    <w:rsid w:val="002D7AB7"/>
    <w:rsid w:val="002E0D33"/>
    <w:rsid w:val="002E102B"/>
    <w:rsid w:val="002E1201"/>
    <w:rsid w:val="002E12E1"/>
    <w:rsid w:val="002E16AF"/>
    <w:rsid w:val="002E1B6B"/>
    <w:rsid w:val="002E1C56"/>
    <w:rsid w:val="002E1E93"/>
    <w:rsid w:val="002E2183"/>
    <w:rsid w:val="002E233D"/>
    <w:rsid w:val="002E244C"/>
    <w:rsid w:val="002E24CF"/>
    <w:rsid w:val="002E264B"/>
    <w:rsid w:val="002E2678"/>
    <w:rsid w:val="002E2AD2"/>
    <w:rsid w:val="002E2E66"/>
    <w:rsid w:val="002E2ED4"/>
    <w:rsid w:val="002E363F"/>
    <w:rsid w:val="002E3ED7"/>
    <w:rsid w:val="002E3F1B"/>
    <w:rsid w:val="002E4229"/>
    <w:rsid w:val="002E4B0C"/>
    <w:rsid w:val="002E51B2"/>
    <w:rsid w:val="002E53D1"/>
    <w:rsid w:val="002E5BC2"/>
    <w:rsid w:val="002E621B"/>
    <w:rsid w:val="002E6616"/>
    <w:rsid w:val="002E6793"/>
    <w:rsid w:val="002E6A8C"/>
    <w:rsid w:val="002E6E36"/>
    <w:rsid w:val="002E717B"/>
    <w:rsid w:val="002E7475"/>
    <w:rsid w:val="002E7B4B"/>
    <w:rsid w:val="002F070D"/>
    <w:rsid w:val="002F0774"/>
    <w:rsid w:val="002F0BCC"/>
    <w:rsid w:val="002F0BFC"/>
    <w:rsid w:val="002F1CEF"/>
    <w:rsid w:val="002F28BE"/>
    <w:rsid w:val="002F2A16"/>
    <w:rsid w:val="002F2AB8"/>
    <w:rsid w:val="002F2AFB"/>
    <w:rsid w:val="002F2D07"/>
    <w:rsid w:val="002F3357"/>
    <w:rsid w:val="002F3377"/>
    <w:rsid w:val="002F3615"/>
    <w:rsid w:val="002F3DA4"/>
    <w:rsid w:val="002F440D"/>
    <w:rsid w:val="002F441A"/>
    <w:rsid w:val="002F44AF"/>
    <w:rsid w:val="002F47E0"/>
    <w:rsid w:val="002F4C6F"/>
    <w:rsid w:val="002F5907"/>
    <w:rsid w:val="002F5B54"/>
    <w:rsid w:val="002F5B86"/>
    <w:rsid w:val="002F666E"/>
    <w:rsid w:val="002F6DAF"/>
    <w:rsid w:val="002F76C4"/>
    <w:rsid w:val="0030040B"/>
    <w:rsid w:val="003008E6"/>
    <w:rsid w:val="003009A6"/>
    <w:rsid w:val="00300BAB"/>
    <w:rsid w:val="00300BFA"/>
    <w:rsid w:val="00301322"/>
    <w:rsid w:val="00301876"/>
    <w:rsid w:val="00301B3C"/>
    <w:rsid w:val="00301F27"/>
    <w:rsid w:val="00302039"/>
    <w:rsid w:val="003020AD"/>
    <w:rsid w:val="00302201"/>
    <w:rsid w:val="00302516"/>
    <w:rsid w:val="00302632"/>
    <w:rsid w:val="003027D1"/>
    <w:rsid w:val="00302A0A"/>
    <w:rsid w:val="00302BC8"/>
    <w:rsid w:val="00302BD7"/>
    <w:rsid w:val="00302D15"/>
    <w:rsid w:val="00302D69"/>
    <w:rsid w:val="00302DC9"/>
    <w:rsid w:val="003035BF"/>
    <w:rsid w:val="0030387E"/>
    <w:rsid w:val="00304207"/>
    <w:rsid w:val="00304316"/>
    <w:rsid w:val="00304780"/>
    <w:rsid w:val="00304C57"/>
    <w:rsid w:val="00304E0F"/>
    <w:rsid w:val="00304F24"/>
    <w:rsid w:val="0030575E"/>
    <w:rsid w:val="00305D21"/>
    <w:rsid w:val="00306072"/>
    <w:rsid w:val="003060DA"/>
    <w:rsid w:val="003062DE"/>
    <w:rsid w:val="00306CC5"/>
    <w:rsid w:val="00306FF8"/>
    <w:rsid w:val="003073EB"/>
    <w:rsid w:val="00307523"/>
    <w:rsid w:val="0031019B"/>
    <w:rsid w:val="00310341"/>
    <w:rsid w:val="0031062E"/>
    <w:rsid w:val="00310927"/>
    <w:rsid w:val="003110F3"/>
    <w:rsid w:val="00311331"/>
    <w:rsid w:val="00311380"/>
    <w:rsid w:val="0031196A"/>
    <w:rsid w:val="00311B11"/>
    <w:rsid w:val="00312181"/>
    <w:rsid w:val="003124B1"/>
    <w:rsid w:val="003125D0"/>
    <w:rsid w:val="0031266B"/>
    <w:rsid w:val="00312714"/>
    <w:rsid w:val="0031292B"/>
    <w:rsid w:val="00312B26"/>
    <w:rsid w:val="003134FA"/>
    <w:rsid w:val="00313C98"/>
    <w:rsid w:val="00313CE4"/>
    <w:rsid w:val="00313D42"/>
    <w:rsid w:val="00313EA9"/>
    <w:rsid w:val="00313FDD"/>
    <w:rsid w:val="003142B3"/>
    <w:rsid w:val="003142FD"/>
    <w:rsid w:val="003148A3"/>
    <w:rsid w:val="00314D56"/>
    <w:rsid w:val="00314E56"/>
    <w:rsid w:val="00314ED1"/>
    <w:rsid w:val="003150C5"/>
    <w:rsid w:val="00315C72"/>
    <w:rsid w:val="00315E3E"/>
    <w:rsid w:val="0031694E"/>
    <w:rsid w:val="00316985"/>
    <w:rsid w:val="00316D83"/>
    <w:rsid w:val="00316FD2"/>
    <w:rsid w:val="00316FF8"/>
    <w:rsid w:val="00317004"/>
    <w:rsid w:val="003174FA"/>
    <w:rsid w:val="00317D7B"/>
    <w:rsid w:val="00317F17"/>
    <w:rsid w:val="003200EE"/>
    <w:rsid w:val="00320658"/>
    <w:rsid w:val="00320BDB"/>
    <w:rsid w:val="00320ECC"/>
    <w:rsid w:val="00321511"/>
    <w:rsid w:val="00321D79"/>
    <w:rsid w:val="00321E1E"/>
    <w:rsid w:val="00321F03"/>
    <w:rsid w:val="00322070"/>
    <w:rsid w:val="00322413"/>
    <w:rsid w:val="0032263C"/>
    <w:rsid w:val="0032267E"/>
    <w:rsid w:val="003228D4"/>
    <w:rsid w:val="00322AAF"/>
    <w:rsid w:val="003230B7"/>
    <w:rsid w:val="0032361E"/>
    <w:rsid w:val="00323D09"/>
    <w:rsid w:val="00324399"/>
    <w:rsid w:val="00324475"/>
    <w:rsid w:val="00324505"/>
    <w:rsid w:val="00324A06"/>
    <w:rsid w:val="00324A15"/>
    <w:rsid w:val="00324ECE"/>
    <w:rsid w:val="0032513C"/>
    <w:rsid w:val="00325CF6"/>
    <w:rsid w:val="00325D71"/>
    <w:rsid w:val="00325E3B"/>
    <w:rsid w:val="00325F21"/>
    <w:rsid w:val="0032629B"/>
    <w:rsid w:val="0032642F"/>
    <w:rsid w:val="003265A8"/>
    <w:rsid w:val="00326944"/>
    <w:rsid w:val="003269D2"/>
    <w:rsid w:val="00326C1D"/>
    <w:rsid w:val="00326D00"/>
    <w:rsid w:val="00326E5C"/>
    <w:rsid w:val="00326EB7"/>
    <w:rsid w:val="00326ED7"/>
    <w:rsid w:val="00327100"/>
    <w:rsid w:val="00327288"/>
    <w:rsid w:val="00327531"/>
    <w:rsid w:val="003276B5"/>
    <w:rsid w:val="00327BC2"/>
    <w:rsid w:val="003304F0"/>
    <w:rsid w:val="00330561"/>
    <w:rsid w:val="00330623"/>
    <w:rsid w:val="003312D9"/>
    <w:rsid w:val="003319BE"/>
    <w:rsid w:val="00331E41"/>
    <w:rsid w:val="00332130"/>
    <w:rsid w:val="003321D4"/>
    <w:rsid w:val="003328B1"/>
    <w:rsid w:val="003331DD"/>
    <w:rsid w:val="003333CD"/>
    <w:rsid w:val="003348AA"/>
    <w:rsid w:val="003349A7"/>
    <w:rsid w:val="00334D44"/>
    <w:rsid w:val="00334F45"/>
    <w:rsid w:val="003350DC"/>
    <w:rsid w:val="00335698"/>
    <w:rsid w:val="00335B5B"/>
    <w:rsid w:val="00335C76"/>
    <w:rsid w:val="00335C89"/>
    <w:rsid w:val="00335D99"/>
    <w:rsid w:val="00335F6A"/>
    <w:rsid w:val="00336711"/>
    <w:rsid w:val="003369A7"/>
    <w:rsid w:val="00336BDA"/>
    <w:rsid w:val="00336E9F"/>
    <w:rsid w:val="00337584"/>
    <w:rsid w:val="0033761E"/>
    <w:rsid w:val="00337D46"/>
    <w:rsid w:val="00337F94"/>
    <w:rsid w:val="003400AC"/>
    <w:rsid w:val="003401C8"/>
    <w:rsid w:val="00340AB3"/>
    <w:rsid w:val="00340B32"/>
    <w:rsid w:val="00340B7D"/>
    <w:rsid w:val="00340F17"/>
    <w:rsid w:val="00341238"/>
    <w:rsid w:val="003414BD"/>
    <w:rsid w:val="0034280D"/>
    <w:rsid w:val="00342B22"/>
    <w:rsid w:val="00342BF2"/>
    <w:rsid w:val="00343162"/>
    <w:rsid w:val="003443AC"/>
    <w:rsid w:val="00344554"/>
    <w:rsid w:val="00345541"/>
    <w:rsid w:val="00346052"/>
    <w:rsid w:val="0034707C"/>
    <w:rsid w:val="00347279"/>
    <w:rsid w:val="003477C3"/>
    <w:rsid w:val="00347A84"/>
    <w:rsid w:val="00347CDB"/>
    <w:rsid w:val="003502BB"/>
    <w:rsid w:val="00350E98"/>
    <w:rsid w:val="00350F4F"/>
    <w:rsid w:val="00351761"/>
    <w:rsid w:val="00351BE3"/>
    <w:rsid w:val="00352305"/>
    <w:rsid w:val="0035230D"/>
    <w:rsid w:val="003524C3"/>
    <w:rsid w:val="0035270D"/>
    <w:rsid w:val="003527F0"/>
    <w:rsid w:val="00352A99"/>
    <w:rsid w:val="003537DC"/>
    <w:rsid w:val="00353BD9"/>
    <w:rsid w:val="00354571"/>
    <w:rsid w:val="00354980"/>
    <w:rsid w:val="00354C6A"/>
    <w:rsid w:val="00354E7F"/>
    <w:rsid w:val="003550F3"/>
    <w:rsid w:val="00355453"/>
    <w:rsid w:val="00355CD2"/>
    <w:rsid w:val="003566EE"/>
    <w:rsid w:val="0035688D"/>
    <w:rsid w:val="00356B45"/>
    <w:rsid w:val="00356C2B"/>
    <w:rsid w:val="00357241"/>
    <w:rsid w:val="0035730C"/>
    <w:rsid w:val="00357399"/>
    <w:rsid w:val="0035757F"/>
    <w:rsid w:val="00357919"/>
    <w:rsid w:val="00357A03"/>
    <w:rsid w:val="00357A0C"/>
    <w:rsid w:val="00357A15"/>
    <w:rsid w:val="00357A82"/>
    <w:rsid w:val="00357ADE"/>
    <w:rsid w:val="00357B9D"/>
    <w:rsid w:val="00360035"/>
    <w:rsid w:val="00360188"/>
    <w:rsid w:val="003604A2"/>
    <w:rsid w:val="003604D4"/>
    <w:rsid w:val="00360862"/>
    <w:rsid w:val="00361403"/>
    <w:rsid w:val="00361965"/>
    <w:rsid w:val="00361E80"/>
    <w:rsid w:val="0036220C"/>
    <w:rsid w:val="0036337D"/>
    <w:rsid w:val="0036388D"/>
    <w:rsid w:val="00363D1F"/>
    <w:rsid w:val="00363EC0"/>
    <w:rsid w:val="00363EF5"/>
    <w:rsid w:val="003643FE"/>
    <w:rsid w:val="003645CD"/>
    <w:rsid w:val="00364916"/>
    <w:rsid w:val="00364F51"/>
    <w:rsid w:val="00364FA2"/>
    <w:rsid w:val="00365108"/>
    <w:rsid w:val="0036575E"/>
    <w:rsid w:val="00365BE5"/>
    <w:rsid w:val="00365F30"/>
    <w:rsid w:val="00366323"/>
    <w:rsid w:val="0036670C"/>
    <w:rsid w:val="003668A6"/>
    <w:rsid w:val="00366AAF"/>
    <w:rsid w:val="00367065"/>
    <w:rsid w:val="003670FE"/>
    <w:rsid w:val="003672B9"/>
    <w:rsid w:val="003675A0"/>
    <w:rsid w:val="00367BCD"/>
    <w:rsid w:val="00367C9E"/>
    <w:rsid w:val="00367CBC"/>
    <w:rsid w:val="00367D01"/>
    <w:rsid w:val="00367D86"/>
    <w:rsid w:val="00367FFA"/>
    <w:rsid w:val="003704BE"/>
    <w:rsid w:val="00370713"/>
    <w:rsid w:val="003708C6"/>
    <w:rsid w:val="00370AD7"/>
    <w:rsid w:val="00370CB2"/>
    <w:rsid w:val="00371768"/>
    <w:rsid w:val="003728FB"/>
    <w:rsid w:val="00372DF4"/>
    <w:rsid w:val="003730B6"/>
    <w:rsid w:val="0037314A"/>
    <w:rsid w:val="003732BA"/>
    <w:rsid w:val="003734A6"/>
    <w:rsid w:val="0037364C"/>
    <w:rsid w:val="0037379A"/>
    <w:rsid w:val="00373BA8"/>
    <w:rsid w:val="00373BFC"/>
    <w:rsid w:val="00373C6F"/>
    <w:rsid w:val="0037410F"/>
    <w:rsid w:val="00374334"/>
    <w:rsid w:val="0037445B"/>
    <w:rsid w:val="0037493D"/>
    <w:rsid w:val="00375303"/>
    <w:rsid w:val="00375BC0"/>
    <w:rsid w:val="00375CBF"/>
    <w:rsid w:val="00375D41"/>
    <w:rsid w:val="003760BE"/>
    <w:rsid w:val="0037687C"/>
    <w:rsid w:val="00376A24"/>
    <w:rsid w:val="00376A5E"/>
    <w:rsid w:val="00376E72"/>
    <w:rsid w:val="00377237"/>
    <w:rsid w:val="0037724C"/>
    <w:rsid w:val="00377459"/>
    <w:rsid w:val="003774BE"/>
    <w:rsid w:val="003774EB"/>
    <w:rsid w:val="00377604"/>
    <w:rsid w:val="00377C38"/>
    <w:rsid w:val="00377D2C"/>
    <w:rsid w:val="00377D35"/>
    <w:rsid w:val="00380038"/>
    <w:rsid w:val="003806F6"/>
    <w:rsid w:val="003807DC"/>
    <w:rsid w:val="0038083E"/>
    <w:rsid w:val="0038158B"/>
    <w:rsid w:val="00381A3A"/>
    <w:rsid w:val="00382600"/>
    <w:rsid w:val="00382943"/>
    <w:rsid w:val="00382A97"/>
    <w:rsid w:val="003832C3"/>
    <w:rsid w:val="003834AB"/>
    <w:rsid w:val="003836C3"/>
    <w:rsid w:val="00383F79"/>
    <w:rsid w:val="0038429A"/>
    <w:rsid w:val="003844B8"/>
    <w:rsid w:val="0038492F"/>
    <w:rsid w:val="003849E8"/>
    <w:rsid w:val="00384C72"/>
    <w:rsid w:val="003852F2"/>
    <w:rsid w:val="003853A9"/>
    <w:rsid w:val="00385865"/>
    <w:rsid w:val="00386063"/>
    <w:rsid w:val="003860B8"/>
    <w:rsid w:val="00386E5D"/>
    <w:rsid w:val="00386EEA"/>
    <w:rsid w:val="00387B9B"/>
    <w:rsid w:val="00387CF8"/>
    <w:rsid w:val="00390A70"/>
    <w:rsid w:val="003910E4"/>
    <w:rsid w:val="00391296"/>
    <w:rsid w:val="00391B54"/>
    <w:rsid w:val="00391B62"/>
    <w:rsid w:val="00391D96"/>
    <w:rsid w:val="00392024"/>
    <w:rsid w:val="00392598"/>
    <w:rsid w:val="003927E2"/>
    <w:rsid w:val="003928E7"/>
    <w:rsid w:val="003929C2"/>
    <w:rsid w:val="00392AF5"/>
    <w:rsid w:val="00392BE9"/>
    <w:rsid w:val="00392FF2"/>
    <w:rsid w:val="003930F4"/>
    <w:rsid w:val="003938CA"/>
    <w:rsid w:val="003938DC"/>
    <w:rsid w:val="00393CA4"/>
    <w:rsid w:val="00393D4C"/>
    <w:rsid w:val="00393DEE"/>
    <w:rsid w:val="003940A0"/>
    <w:rsid w:val="00394153"/>
    <w:rsid w:val="00394C39"/>
    <w:rsid w:val="00394C66"/>
    <w:rsid w:val="00394EAF"/>
    <w:rsid w:val="003950E4"/>
    <w:rsid w:val="00395302"/>
    <w:rsid w:val="00395391"/>
    <w:rsid w:val="003954DA"/>
    <w:rsid w:val="003956CF"/>
    <w:rsid w:val="00395D83"/>
    <w:rsid w:val="003967B6"/>
    <w:rsid w:val="0039680E"/>
    <w:rsid w:val="00397009"/>
    <w:rsid w:val="003979AB"/>
    <w:rsid w:val="003A13E5"/>
    <w:rsid w:val="003A1503"/>
    <w:rsid w:val="003A1707"/>
    <w:rsid w:val="003A1D01"/>
    <w:rsid w:val="003A1DA7"/>
    <w:rsid w:val="003A2115"/>
    <w:rsid w:val="003A239D"/>
    <w:rsid w:val="003A287F"/>
    <w:rsid w:val="003A28D1"/>
    <w:rsid w:val="003A2F6C"/>
    <w:rsid w:val="003A3018"/>
    <w:rsid w:val="003A30AC"/>
    <w:rsid w:val="003A3144"/>
    <w:rsid w:val="003A333E"/>
    <w:rsid w:val="003A376C"/>
    <w:rsid w:val="003A4177"/>
    <w:rsid w:val="003A430E"/>
    <w:rsid w:val="003A43E6"/>
    <w:rsid w:val="003A46FB"/>
    <w:rsid w:val="003A4B5C"/>
    <w:rsid w:val="003A4CE4"/>
    <w:rsid w:val="003A4DA5"/>
    <w:rsid w:val="003A51DD"/>
    <w:rsid w:val="003A5281"/>
    <w:rsid w:val="003A5600"/>
    <w:rsid w:val="003A5BE6"/>
    <w:rsid w:val="003A62EC"/>
    <w:rsid w:val="003A6652"/>
    <w:rsid w:val="003A696D"/>
    <w:rsid w:val="003A6CCD"/>
    <w:rsid w:val="003A6FA4"/>
    <w:rsid w:val="003A7594"/>
    <w:rsid w:val="003A76B3"/>
    <w:rsid w:val="003A78A0"/>
    <w:rsid w:val="003A78EC"/>
    <w:rsid w:val="003A79F9"/>
    <w:rsid w:val="003A7CAC"/>
    <w:rsid w:val="003A7D7D"/>
    <w:rsid w:val="003A7EB3"/>
    <w:rsid w:val="003A7F0E"/>
    <w:rsid w:val="003B005D"/>
    <w:rsid w:val="003B0444"/>
    <w:rsid w:val="003B0856"/>
    <w:rsid w:val="003B0904"/>
    <w:rsid w:val="003B0A8F"/>
    <w:rsid w:val="003B0AFE"/>
    <w:rsid w:val="003B0C9D"/>
    <w:rsid w:val="003B0E54"/>
    <w:rsid w:val="003B1270"/>
    <w:rsid w:val="003B13C4"/>
    <w:rsid w:val="003B151C"/>
    <w:rsid w:val="003B1617"/>
    <w:rsid w:val="003B161F"/>
    <w:rsid w:val="003B1644"/>
    <w:rsid w:val="003B1897"/>
    <w:rsid w:val="003B19A0"/>
    <w:rsid w:val="003B1CFE"/>
    <w:rsid w:val="003B2004"/>
    <w:rsid w:val="003B2155"/>
    <w:rsid w:val="003B226A"/>
    <w:rsid w:val="003B24E0"/>
    <w:rsid w:val="003B2E1F"/>
    <w:rsid w:val="003B313A"/>
    <w:rsid w:val="003B3562"/>
    <w:rsid w:val="003B39E1"/>
    <w:rsid w:val="003B3F19"/>
    <w:rsid w:val="003B413D"/>
    <w:rsid w:val="003B415D"/>
    <w:rsid w:val="003B4546"/>
    <w:rsid w:val="003B4677"/>
    <w:rsid w:val="003B4847"/>
    <w:rsid w:val="003B4A43"/>
    <w:rsid w:val="003B4C08"/>
    <w:rsid w:val="003B4D59"/>
    <w:rsid w:val="003B4E0A"/>
    <w:rsid w:val="003B51EF"/>
    <w:rsid w:val="003B5203"/>
    <w:rsid w:val="003B5268"/>
    <w:rsid w:val="003B5B8D"/>
    <w:rsid w:val="003B5DAD"/>
    <w:rsid w:val="003B5EFF"/>
    <w:rsid w:val="003B60E7"/>
    <w:rsid w:val="003B6C44"/>
    <w:rsid w:val="003B6CA0"/>
    <w:rsid w:val="003B6E0E"/>
    <w:rsid w:val="003B716F"/>
    <w:rsid w:val="003B71F3"/>
    <w:rsid w:val="003B7AB5"/>
    <w:rsid w:val="003C088E"/>
    <w:rsid w:val="003C0AE4"/>
    <w:rsid w:val="003C0B5D"/>
    <w:rsid w:val="003C0B90"/>
    <w:rsid w:val="003C10A5"/>
    <w:rsid w:val="003C120D"/>
    <w:rsid w:val="003C12B0"/>
    <w:rsid w:val="003C12DB"/>
    <w:rsid w:val="003C1DA1"/>
    <w:rsid w:val="003C1FF8"/>
    <w:rsid w:val="003C2674"/>
    <w:rsid w:val="003C26BA"/>
    <w:rsid w:val="003C280C"/>
    <w:rsid w:val="003C2878"/>
    <w:rsid w:val="003C28B6"/>
    <w:rsid w:val="003C3085"/>
    <w:rsid w:val="003C32D9"/>
    <w:rsid w:val="003C481B"/>
    <w:rsid w:val="003C4833"/>
    <w:rsid w:val="003C5021"/>
    <w:rsid w:val="003C5214"/>
    <w:rsid w:val="003C566F"/>
    <w:rsid w:val="003C5831"/>
    <w:rsid w:val="003C5840"/>
    <w:rsid w:val="003C584E"/>
    <w:rsid w:val="003C58A4"/>
    <w:rsid w:val="003C5B18"/>
    <w:rsid w:val="003C5F42"/>
    <w:rsid w:val="003C6410"/>
    <w:rsid w:val="003C64F1"/>
    <w:rsid w:val="003C757F"/>
    <w:rsid w:val="003C7C7C"/>
    <w:rsid w:val="003C7EA3"/>
    <w:rsid w:val="003C7F26"/>
    <w:rsid w:val="003C7F47"/>
    <w:rsid w:val="003D0365"/>
    <w:rsid w:val="003D065E"/>
    <w:rsid w:val="003D0D33"/>
    <w:rsid w:val="003D1494"/>
    <w:rsid w:val="003D15E6"/>
    <w:rsid w:val="003D1619"/>
    <w:rsid w:val="003D197B"/>
    <w:rsid w:val="003D1B48"/>
    <w:rsid w:val="003D20A9"/>
    <w:rsid w:val="003D20E2"/>
    <w:rsid w:val="003D2AA0"/>
    <w:rsid w:val="003D2C60"/>
    <w:rsid w:val="003D2FDB"/>
    <w:rsid w:val="003D33E3"/>
    <w:rsid w:val="003D3976"/>
    <w:rsid w:val="003D4003"/>
    <w:rsid w:val="003D417C"/>
    <w:rsid w:val="003D44E9"/>
    <w:rsid w:val="003D46A2"/>
    <w:rsid w:val="003D4702"/>
    <w:rsid w:val="003D4864"/>
    <w:rsid w:val="003D4876"/>
    <w:rsid w:val="003D4C47"/>
    <w:rsid w:val="003D4D38"/>
    <w:rsid w:val="003D4FAF"/>
    <w:rsid w:val="003D53AA"/>
    <w:rsid w:val="003D5713"/>
    <w:rsid w:val="003D5730"/>
    <w:rsid w:val="003D5A0E"/>
    <w:rsid w:val="003D5A99"/>
    <w:rsid w:val="003D5E45"/>
    <w:rsid w:val="003D6434"/>
    <w:rsid w:val="003D6437"/>
    <w:rsid w:val="003D6532"/>
    <w:rsid w:val="003D6CCB"/>
    <w:rsid w:val="003D7050"/>
    <w:rsid w:val="003D7214"/>
    <w:rsid w:val="003D7476"/>
    <w:rsid w:val="003D76F3"/>
    <w:rsid w:val="003D775A"/>
    <w:rsid w:val="003D7D5D"/>
    <w:rsid w:val="003D7E5D"/>
    <w:rsid w:val="003D7F38"/>
    <w:rsid w:val="003E056A"/>
    <w:rsid w:val="003E064B"/>
    <w:rsid w:val="003E0B16"/>
    <w:rsid w:val="003E0D4C"/>
    <w:rsid w:val="003E1250"/>
    <w:rsid w:val="003E1395"/>
    <w:rsid w:val="003E17F6"/>
    <w:rsid w:val="003E1809"/>
    <w:rsid w:val="003E1955"/>
    <w:rsid w:val="003E1AAC"/>
    <w:rsid w:val="003E1C76"/>
    <w:rsid w:val="003E1D79"/>
    <w:rsid w:val="003E1F91"/>
    <w:rsid w:val="003E2379"/>
    <w:rsid w:val="003E27CC"/>
    <w:rsid w:val="003E27FC"/>
    <w:rsid w:val="003E2B83"/>
    <w:rsid w:val="003E31D9"/>
    <w:rsid w:val="003E39F6"/>
    <w:rsid w:val="003E3D10"/>
    <w:rsid w:val="003E41D4"/>
    <w:rsid w:val="003E4B37"/>
    <w:rsid w:val="003E4B54"/>
    <w:rsid w:val="003E4E61"/>
    <w:rsid w:val="003E53B3"/>
    <w:rsid w:val="003E54BB"/>
    <w:rsid w:val="003E58D7"/>
    <w:rsid w:val="003E596F"/>
    <w:rsid w:val="003E59B5"/>
    <w:rsid w:val="003E5AE9"/>
    <w:rsid w:val="003E5B2E"/>
    <w:rsid w:val="003E5F86"/>
    <w:rsid w:val="003E625B"/>
    <w:rsid w:val="003E6272"/>
    <w:rsid w:val="003E6449"/>
    <w:rsid w:val="003E66E2"/>
    <w:rsid w:val="003E6AA5"/>
    <w:rsid w:val="003E6CC5"/>
    <w:rsid w:val="003E6E89"/>
    <w:rsid w:val="003E7702"/>
    <w:rsid w:val="003E78AC"/>
    <w:rsid w:val="003E7C87"/>
    <w:rsid w:val="003E7D08"/>
    <w:rsid w:val="003F0044"/>
    <w:rsid w:val="003F0700"/>
    <w:rsid w:val="003F08AF"/>
    <w:rsid w:val="003F0B9A"/>
    <w:rsid w:val="003F0C20"/>
    <w:rsid w:val="003F0F72"/>
    <w:rsid w:val="003F19B5"/>
    <w:rsid w:val="003F1A03"/>
    <w:rsid w:val="003F1E16"/>
    <w:rsid w:val="003F2441"/>
    <w:rsid w:val="003F253B"/>
    <w:rsid w:val="003F2675"/>
    <w:rsid w:val="003F2A0B"/>
    <w:rsid w:val="003F3241"/>
    <w:rsid w:val="003F3D90"/>
    <w:rsid w:val="003F3E5F"/>
    <w:rsid w:val="003F400A"/>
    <w:rsid w:val="003F40EA"/>
    <w:rsid w:val="003F47C4"/>
    <w:rsid w:val="003F490C"/>
    <w:rsid w:val="003F4B01"/>
    <w:rsid w:val="003F50AA"/>
    <w:rsid w:val="003F5322"/>
    <w:rsid w:val="003F6012"/>
    <w:rsid w:val="003F6290"/>
    <w:rsid w:val="003F6C5B"/>
    <w:rsid w:val="003F7639"/>
    <w:rsid w:val="00400CBD"/>
    <w:rsid w:val="00400EB5"/>
    <w:rsid w:val="00401210"/>
    <w:rsid w:val="00401909"/>
    <w:rsid w:val="00401A3A"/>
    <w:rsid w:val="00401BB1"/>
    <w:rsid w:val="00401D6D"/>
    <w:rsid w:val="00402087"/>
    <w:rsid w:val="004027EE"/>
    <w:rsid w:val="00402B61"/>
    <w:rsid w:val="00402E4E"/>
    <w:rsid w:val="00402F8A"/>
    <w:rsid w:val="00403082"/>
    <w:rsid w:val="00403289"/>
    <w:rsid w:val="004033F1"/>
    <w:rsid w:val="00403B95"/>
    <w:rsid w:val="00403CB6"/>
    <w:rsid w:val="00403EAC"/>
    <w:rsid w:val="0040415B"/>
    <w:rsid w:val="0040459D"/>
    <w:rsid w:val="00404816"/>
    <w:rsid w:val="00404983"/>
    <w:rsid w:val="00404DAC"/>
    <w:rsid w:val="00404FC6"/>
    <w:rsid w:val="0040501E"/>
    <w:rsid w:val="00405048"/>
    <w:rsid w:val="004052EC"/>
    <w:rsid w:val="0040552E"/>
    <w:rsid w:val="004057AF"/>
    <w:rsid w:val="0040581D"/>
    <w:rsid w:val="00405BD9"/>
    <w:rsid w:val="00406352"/>
    <w:rsid w:val="00406388"/>
    <w:rsid w:val="004063CE"/>
    <w:rsid w:val="0040648D"/>
    <w:rsid w:val="0040650A"/>
    <w:rsid w:val="004065DC"/>
    <w:rsid w:val="00406A5C"/>
    <w:rsid w:val="00406B40"/>
    <w:rsid w:val="00406EEC"/>
    <w:rsid w:val="00407376"/>
    <w:rsid w:val="0040767E"/>
    <w:rsid w:val="004078FD"/>
    <w:rsid w:val="00407A1C"/>
    <w:rsid w:val="00407CA7"/>
    <w:rsid w:val="00407DC8"/>
    <w:rsid w:val="004103D3"/>
    <w:rsid w:val="004108FD"/>
    <w:rsid w:val="00410D42"/>
    <w:rsid w:val="00410EC9"/>
    <w:rsid w:val="00410EF9"/>
    <w:rsid w:val="00411869"/>
    <w:rsid w:val="00411994"/>
    <w:rsid w:val="00411C21"/>
    <w:rsid w:val="00411F25"/>
    <w:rsid w:val="004120B0"/>
    <w:rsid w:val="004121DB"/>
    <w:rsid w:val="004122E9"/>
    <w:rsid w:val="0041235D"/>
    <w:rsid w:val="004123FB"/>
    <w:rsid w:val="00412901"/>
    <w:rsid w:val="00412AA8"/>
    <w:rsid w:val="0041379A"/>
    <w:rsid w:val="00413A4F"/>
    <w:rsid w:val="00413CC4"/>
    <w:rsid w:val="0041443D"/>
    <w:rsid w:val="00414BAC"/>
    <w:rsid w:val="00414E25"/>
    <w:rsid w:val="004150A9"/>
    <w:rsid w:val="004153A0"/>
    <w:rsid w:val="004158B5"/>
    <w:rsid w:val="00415A38"/>
    <w:rsid w:val="00415D40"/>
    <w:rsid w:val="00415E6D"/>
    <w:rsid w:val="00415F4A"/>
    <w:rsid w:val="00416064"/>
    <w:rsid w:val="0041677E"/>
    <w:rsid w:val="0041689A"/>
    <w:rsid w:val="00416F76"/>
    <w:rsid w:val="0041737B"/>
    <w:rsid w:val="00417EA8"/>
    <w:rsid w:val="00420080"/>
    <w:rsid w:val="004201E2"/>
    <w:rsid w:val="00420732"/>
    <w:rsid w:val="004207F5"/>
    <w:rsid w:val="004208DF"/>
    <w:rsid w:val="00420A0A"/>
    <w:rsid w:val="00420AEF"/>
    <w:rsid w:val="00420B67"/>
    <w:rsid w:val="004212CA"/>
    <w:rsid w:val="00421384"/>
    <w:rsid w:val="00421389"/>
    <w:rsid w:val="00421CEB"/>
    <w:rsid w:val="00422117"/>
    <w:rsid w:val="004224B7"/>
    <w:rsid w:val="00422A0C"/>
    <w:rsid w:val="00422FEC"/>
    <w:rsid w:val="00423188"/>
    <w:rsid w:val="00423AF5"/>
    <w:rsid w:val="0042411C"/>
    <w:rsid w:val="004243FD"/>
    <w:rsid w:val="0042441B"/>
    <w:rsid w:val="00424431"/>
    <w:rsid w:val="00424E58"/>
    <w:rsid w:val="00424E69"/>
    <w:rsid w:val="004254D0"/>
    <w:rsid w:val="00425970"/>
    <w:rsid w:val="00425A34"/>
    <w:rsid w:val="00425C75"/>
    <w:rsid w:val="00425F90"/>
    <w:rsid w:val="00426106"/>
    <w:rsid w:val="00426B8F"/>
    <w:rsid w:val="00426BD5"/>
    <w:rsid w:val="00426D6A"/>
    <w:rsid w:val="0042708F"/>
    <w:rsid w:val="00427103"/>
    <w:rsid w:val="0042715F"/>
    <w:rsid w:val="00427193"/>
    <w:rsid w:val="00427580"/>
    <w:rsid w:val="00427608"/>
    <w:rsid w:val="00427ACF"/>
    <w:rsid w:val="0043034D"/>
    <w:rsid w:val="004306AF"/>
    <w:rsid w:val="004307DD"/>
    <w:rsid w:val="004308D6"/>
    <w:rsid w:val="00430CB6"/>
    <w:rsid w:val="00431597"/>
    <w:rsid w:val="004316B4"/>
    <w:rsid w:val="004320B9"/>
    <w:rsid w:val="00432353"/>
    <w:rsid w:val="00432477"/>
    <w:rsid w:val="00432927"/>
    <w:rsid w:val="00432EC0"/>
    <w:rsid w:val="00432F0C"/>
    <w:rsid w:val="0043324B"/>
    <w:rsid w:val="00433AC0"/>
    <w:rsid w:val="00433BB4"/>
    <w:rsid w:val="00433BF1"/>
    <w:rsid w:val="0043401F"/>
    <w:rsid w:val="00434093"/>
    <w:rsid w:val="004343CC"/>
    <w:rsid w:val="00434658"/>
    <w:rsid w:val="004346AC"/>
    <w:rsid w:val="00434A3C"/>
    <w:rsid w:val="00435575"/>
    <w:rsid w:val="004357EE"/>
    <w:rsid w:val="00435816"/>
    <w:rsid w:val="00435852"/>
    <w:rsid w:val="00435EC0"/>
    <w:rsid w:val="00435F82"/>
    <w:rsid w:val="00436609"/>
    <w:rsid w:val="0043683D"/>
    <w:rsid w:val="00436939"/>
    <w:rsid w:val="00436AF0"/>
    <w:rsid w:val="00436B4E"/>
    <w:rsid w:val="00436CB1"/>
    <w:rsid w:val="00436DAC"/>
    <w:rsid w:val="0043706D"/>
    <w:rsid w:val="0043785B"/>
    <w:rsid w:val="00437AC5"/>
    <w:rsid w:val="00437C31"/>
    <w:rsid w:val="00440398"/>
    <w:rsid w:val="00440994"/>
    <w:rsid w:val="004409A0"/>
    <w:rsid w:val="00440C6A"/>
    <w:rsid w:val="00441516"/>
    <w:rsid w:val="00441680"/>
    <w:rsid w:val="004418A7"/>
    <w:rsid w:val="00441C7B"/>
    <w:rsid w:val="00442330"/>
    <w:rsid w:val="004425AC"/>
    <w:rsid w:val="004429B3"/>
    <w:rsid w:val="00442FA9"/>
    <w:rsid w:val="0044313A"/>
    <w:rsid w:val="00443E28"/>
    <w:rsid w:val="00443F6F"/>
    <w:rsid w:val="004442A0"/>
    <w:rsid w:val="004442C0"/>
    <w:rsid w:val="00444AD3"/>
    <w:rsid w:val="00444D32"/>
    <w:rsid w:val="00445540"/>
    <w:rsid w:val="00445572"/>
    <w:rsid w:val="0044563C"/>
    <w:rsid w:val="004459BA"/>
    <w:rsid w:val="00445C56"/>
    <w:rsid w:val="00445E2F"/>
    <w:rsid w:val="004468C6"/>
    <w:rsid w:val="00446959"/>
    <w:rsid w:val="0044696E"/>
    <w:rsid w:val="00446AD9"/>
    <w:rsid w:val="00446DF4"/>
    <w:rsid w:val="00447B2E"/>
    <w:rsid w:val="00450716"/>
    <w:rsid w:val="0045072C"/>
    <w:rsid w:val="004507D7"/>
    <w:rsid w:val="004507EB"/>
    <w:rsid w:val="004508BF"/>
    <w:rsid w:val="0045099F"/>
    <w:rsid w:val="00450B2A"/>
    <w:rsid w:val="00450F78"/>
    <w:rsid w:val="00450FD4"/>
    <w:rsid w:val="00451413"/>
    <w:rsid w:val="00451694"/>
    <w:rsid w:val="004519B2"/>
    <w:rsid w:val="00451B84"/>
    <w:rsid w:val="00451F5F"/>
    <w:rsid w:val="00451FC5"/>
    <w:rsid w:val="00452112"/>
    <w:rsid w:val="00452405"/>
    <w:rsid w:val="00452465"/>
    <w:rsid w:val="00452DF6"/>
    <w:rsid w:val="00452E09"/>
    <w:rsid w:val="00453548"/>
    <w:rsid w:val="00453836"/>
    <w:rsid w:val="00453F8E"/>
    <w:rsid w:val="00454A2A"/>
    <w:rsid w:val="00454C4D"/>
    <w:rsid w:val="00454C86"/>
    <w:rsid w:val="0045517F"/>
    <w:rsid w:val="00455206"/>
    <w:rsid w:val="0045526A"/>
    <w:rsid w:val="00455651"/>
    <w:rsid w:val="0045572F"/>
    <w:rsid w:val="0045612F"/>
    <w:rsid w:val="004563D5"/>
    <w:rsid w:val="00457006"/>
    <w:rsid w:val="00457037"/>
    <w:rsid w:val="004571C5"/>
    <w:rsid w:val="00457395"/>
    <w:rsid w:val="004579E4"/>
    <w:rsid w:val="00457CC5"/>
    <w:rsid w:val="00457EC1"/>
    <w:rsid w:val="004600EC"/>
    <w:rsid w:val="004604D4"/>
    <w:rsid w:val="0046060A"/>
    <w:rsid w:val="00460662"/>
    <w:rsid w:val="00460C2B"/>
    <w:rsid w:val="00461040"/>
    <w:rsid w:val="00461049"/>
    <w:rsid w:val="0046191C"/>
    <w:rsid w:val="00461B69"/>
    <w:rsid w:val="00461D04"/>
    <w:rsid w:val="00462484"/>
    <w:rsid w:val="004629E8"/>
    <w:rsid w:val="00462C3F"/>
    <w:rsid w:val="00462F40"/>
    <w:rsid w:val="00462FF4"/>
    <w:rsid w:val="004632E0"/>
    <w:rsid w:val="00463309"/>
    <w:rsid w:val="00463902"/>
    <w:rsid w:val="00463E6E"/>
    <w:rsid w:val="004640F7"/>
    <w:rsid w:val="00464288"/>
    <w:rsid w:val="00464B6E"/>
    <w:rsid w:val="00464BDB"/>
    <w:rsid w:val="00464CAD"/>
    <w:rsid w:val="004651D8"/>
    <w:rsid w:val="004652A5"/>
    <w:rsid w:val="00465BDE"/>
    <w:rsid w:val="00465E77"/>
    <w:rsid w:val="00466261"/>
    <w:rsid w:val="00466388"/>
    <w:rsid w:val="00466805"/>
    <w:rsid w:val="004668C7"/>
    <w:rsid w:val="0046696D"/>
    <w:rsid w:val="00466CBC"/>
    <w:rsid w:val="00466E2D"/>
    <w:rsid w:val="00466F05"/>
    <w:rsid w:val="00466F10"/>
    <w:rsid w:val="00467610"/>
    <w:rsid w:val="004677D0"/>
    <w:rsid w:val="00467915"/>
    <w:rsid w:val="00470057"/>
    <w:rsid w:val="00471142"/>
    <w:rsid w:val="00471173"/>
    <w:rsid w:val="0047118D"/>
    <w:rsid w:val="0047150E"/>
    <w:rsid w:val="00471674"/>
    <w:rsid w:val="00471BD9"/>
    <w:rsid w:val="00471FCF"/>
    <w:rsid w:val="00472226"/>
    <w:rsid w:val="004724A2"/>
    <w:rsid w:val="00473193"/>
    <w:rsid w:val="004735F0"/>
    <w:rsid w:val="0047374B"/>
    <w:rsid w:val="00473839"/>
    <w:rsid w:val="00473DEC"/>
    <w:rsid w:val="004740C3"/>
    <w:rsid w:val="00474687"/>
    <w:rsid w:val="00474725"/>
    <w:rsid w:val="00474908"/>
    <w:rsid w:val="00474AEB"/>
    <w:rsid w:val="00474EF6"/>
    <w:rsid w:val="0047514F"/>
    <w:rsid w:val="004751D2"/>
    <w:rsid w:val="00475359"/>
    <w:rsid w:val="00475654"/>
    <w:rsid w:val="00475C71"/>
    <w:rsid w:val="00475EC3"/>
    <w:rsid w:val="00476282"/>
    <w:rsid w:val="0047636B"/>
    <w:rsid w:val="00476535"/>
    <w:rsid w:val="004766FA"/>
    <w:rsid w:val="004770C2"/>
    <w:rsid w:val="00477387"/>
    <w:rsid w:val="00477568"/>
    <w:rsid w:val="00477648"/>
    <w:rsid w:val="00477757"/>
    <w:rsid w:val="00477F0C"/>
    <w:rsid w:val="004802E0"/>
    <w:rsid w:val="00480339"/>
    <w:rsid w:val="00480562"/>
    <w:rsid w:val="00480751"/>
    <w:rsid w:val="00480883"/>
    <w:rsid w:val="00480956"/>
    <w:rsid w:val="00480A76"/>
    <w:rsid w:val="00480F79"/>
    <w:rsid w:val="00481056"/>
    <w:rsid w:val="0048139E"/>
    <w:rsid w:val="004813CD"/>
    <w:rsid w:val="004814CF"/>
    <w:rsid w:val="004814FE"/>
    <w:rsid w:val="0048185E"/>
    <w:rsid w:val="00482322"/>
    <w:rsid w:val="004823B3"/>
    <w:rsid w:val="004825A3"/>
    <w:rsid w:val="0048268F"/>
    <w:rsid w:val="00482B04"/>
    <w:rsid w:val="00482C68"/>
    <w:rsid w:val="00482E76"/>
    <w:rsid w:val="00482E7C"/>
    <w:rsid w:val="00482E7D"/>
    <w:rsid w:val="0048375A"/>
    <w:rsid w:val="00483C84"/>
    <w:rsid w:val="00483D68"/>
    <w:rsid w:val="00483FAD"/>
    <w:rsid w:val="004841B4"/>
    <w:rsid w:val="00484689"/>
    <w:rsid w:val="004849E8"/>
    <w:rsid w:val="00484A5E"/>
    <w:rsid w:val="00484ECF"/>
    <w:rsid w:val="004855BA"/>
    <w:rsid w:val="004855D7"/>
    <w:rsid w:val="004855E5"/>
    <w:rsid w:val="00485C82"/>
    <w:rsid w:val="00486222"/>
    <w:rsid w:val="00486528"/>
    <w:rsid w:val="0048661B"/>
    <w:rsid w:val="004867FE"/>
    <w:rsid w:val="004869B8"/>
    <w:rsid w:val="00486A28"/>
    <w:rsid w:val="00487048"/>
    <w:rsid w:val="00487116"/>
    <w:rsid w:val="004878C2"/>
    <w:rsid w:val="00487ACA"/>
    <w:rsid w:val="004903D4"/>
    <w:rsid w:val="004908FF"/>
    <w:rsid w:val="00490A6E"/>
    <w:rsid w:val="00490AFD"/>
    <w:rsid w:val="00490E8D"/>
    <w:rsid w:val="00490FEF"/>
    <w:rsid w:val="00491418"/>
    <w:rsid w:val="0049172C"/>
    <w:rsid w:val="00491A13"/>
    <w:rsid w:val="00491A8A"/>
    <w:rsid w:val="00491BAA"/>
    <w:rsid w:val="004922D8"/>
    <w:rsid w:val="00492354"/>
    <w:rsid w:val="004928B4"/>
    <w:rsid w:val="00492CB0"/>
    <w:rsid w:val="00493382"/>
    <w:rsid w:val="004936B3"/>
    <w:rsid w:val="00493B1B"/>
    <w:rsid w:val="00493CFA"/>
    <w:rsid w:val="00493E3F"/>
    <w:rsid w:val="00493F2C"/>
    <w:rsid w:val="004947F1"/>
    <w:rsid w:val="004950B5"/>
    <w:rsid w:val="0049524F"/>
    <w:rsid w:val="004955C5"/>
    <w:rsid w:val="00495B5D"/>
    <w:rsid w:val="00495DFF"/>
    <w:rsid w:val="00495FB0"/>
    <w:rsid w:val="0049638C"/>
    <w:rsid w:val="004967EF"/>
    <w:rsid w:val="00496D1E"/>
    <w:rsid w:val="00496D75"/>
    <w:rsid w:val="0049768C"/>
    <w:rsid w:val="00497DDA"/>
    <w:rsid w:val="004A0235"/>
    <w:rsid w:val="004A074D"/>
    <w:rsid w:val="004A0A56"/>
    <w:rsid w:val="004A0CEC"/>
    <w:rsid w:val="004A103E"/>
    <w:rsid w:val="004A13E2"/>
    <w:rsid w:val="004A1AAC"/>
    <w:rsid w:val="004A1C09"/>
    <w:rsid w:val="004A1E82"/>
    <w:rsid w:val="004A213A"/>
    <w:rsid w:val="004A220C"/>
    <w:rsid w:val="004A24CE"/>
    <w:rsid w:val="004A310A"/>
    <w:rsid w:val="004A3238"/>
    <w:rsid w:val="004A3267"/>
    <w:rsid w:val="004A33EF"/>
    <w:rsid w:val="004A39CE"/>
    <w:rsid w:val="004A39FC"/>
    <w:rsid w:val="004A42A1"/>
    <w:rsid w:val="004A4ABC"/>
    <w:rsid w:val="004A4C9B"/>
    <w:rsid w:val="004A570F"/>
    <w:rsid w:val="004A5A0B"/>
    <w:rsid w:val="004A5DD9"/>
    <w:rsid w:val="004A6707"/>
    <w:rsid w:val="004A6757"/>
    <w:rsid w:val="004A68BB"/>
    <w:rsid w:val="004A6CE9"/>
    <w:rsid w:val="004A6F6E"/>
    <w:rsid w:val="004A6F9E"/>
    <w:rsid w:val="004A70B6"/>
    <w:rsid w:val="004A72C8"/>
    <w:rsid w:val="004A7393"/>
    <w:rsid w:val="004A7A5F"/>
    <w:rsid w:val="004A7AAF"/>
    <w:rsid w:val="004A7C01"/>
    <w:rsid w:val="004A7FCC"/>
    <w:rsid w:val="004B0257"/>
    <w:rsid w:val="004B1128"/>
    <w:rsid w:val="004B1172"/>
    <w:rsid w:val="004B1352"/>
    <w:rsid w:val="004B16EB"/>
    <w:rsid w:val="004B18E7"/>
    <w:rsid w:val="004B1B0A"/>
    <w:rsid w:val="004B1B10"/>
    <w:rsid w:val="004B1B27"/>
    <w:rsid w:val="004B2011"/>
    <w:rsid w:val="004B20BB"/>
    <w:rsid w:val="004B2B04"/>
    <w:rsid w:val="004B3614"/>
    <w:rsid w:val="004B392B"/>
    <w:rsid w:val="004B3E04"/>
    <w:rsid w:val="004B3F72"/>
    <w:rsid w:val="004B3FBE"/>
    <w:rsid w:val="004B4206"/>
    <w:rsid w:val="004B43FE"/>
    <w:rsid w:val="004B45E8"/>
    <w:rsid w:val="004B4855"/>
    <w:rsid w:val="004B4952"/>
    <w:rsid w:val="004B4996"/>
    <w:rsid w:val="004B5239"/>
    <w:rsid w:val="004B527E"/>
    <w:rsid w:val="004B56DB"/>
    <w:rsid w:val="004B584F"/>
    <w:rsid w:val="004B5B5E"/>
    <w:rsid w:val="004B5C9B"/>
    <w:rsid w:val="004B5CCA"/>
    <w:rsid w:val="004B5DAA"/>
    <w:rsid w:val="004B6019"/>
    <w:rsid w:val="004B6071"/>
    <w:rsid w:val="004B624C"/>
    <w:rsid w:val="004B64AB"/>
    <w:rsid w:val="004B65AC"/>
    <w:rsid w:val="004B66B5"/>
    <w:rsid w:val="004B68CC"/>
    <w:rsid w:val="004B6EE8"/>
    <w:rsid w:val="004B7BB2"/>
    <w:rsid w:val="004B7EB7"/>
    <w:rsid w:val="004C05DD"/>
    <w:rsid w:val="004C1198"/>
    <w:rsid w:val="004C1481"/>
    <w:rsid w:val="004C1918"/>
    <w:rsid w:val="004C1B7D"/>
    <w:rsid w:val="004C1E4A"/>
    <w:rsid w:val="004C1EC0"/>
    <w:rsid w:val="004C2C46"/>
    <w:rsid w:val="004C2DC5"/>
    <w:rsid w:val="004C2FEB"/>
    <w:rsid w:val="004C30C0"/>
    <w:rsid w:val="004C32A2"/>
    <w:rsid w:val="004C3EEB"/>
    <w:rsid w:val="004C4451"/>
    <w:rsid w:val="004C45D8"/>
    <w:rsid w:val="004C4743"/>
    <w:rsid w:val="004C4B98"/>
    <w:rsid w:val="004C4F4C"/>
    <w:rsid w:val="004C50C6"/>
    <w:rsid w:val="004C51C7"/>
    <w:rsid w:val="004C5229"/>
    <w:rsid w:val="004C5A07"/>
    <w:rsid w:val="004C5C78"/>
    <w:rsid w:val="004C618D"/>
    <w:rsid w:val="004C6470"/>
    <w:rsid w:val="004C689D"/>
    <w:rsid w:val="004C6944"/>
    <w:rsid w:val="004C6AA1"/>
    <w:rsid w:val="004C6E67"/>
    <w:rsid w:val="004C7122"/>
    <w:rsid w:val="004C72BF"/>
    <w:rsid w:val="004C73EF"/>
    <w:rsid w:val="004C75B8"/>
    <w:rsid w:val="004C7CF9"/>
    <w:rsid w:val="004C7D7F"/>
    <w:rsid w:val="004C7DBF"/>
    <w:rsid w:val="004D03E8"/>
    <w:rsid w:val="004D0AB1"/>
    <w:rsid w:val="004D0D5E"/>
    <w:rsid w:val="004D124D"/>
    <w:rsid w:val="004D17C8"/>
    <w:rsid w:val="004D1D81"/>
    <w:rsid w:val="004D299B"/>
    <w:rsid w:val="004D3210"/>
    <w:rsid w:val="004D3385"/>
    <w:rsid w:val="004D34B2"/>
    <w:rsid w:val="004D3BF4"/>
    <w:rsid w:val="004D3CE2"/>
    <w:rsid w:val="004D3D30"/>
    <w:rsid w:val="004D3DDC"/>
    <w:rsid w:val="004D3F07"/>
    <w:rsid w:val="004D40E7"/>
    <w:rsid w:val="004D434D"/>
    <w:rsid w:val="004D45C7"/>
    <w:rsid w:val="004D465D"/>
    <w:rsid w:val="004D471A"/>
    <w:rsid w:val="004D48DE"/>
    <w:rsid w:val="004D4936"/>
    <w:rsid w:val="004D58ED"/>
    <w:rsid w:val="004D5AA8"/>
    <w:rsid w:val="004D5DB5"/>
    <w:rsid w:val="004D5F21"/>
    <w:rsid w:val="004D6221"/>
    <w:rsid w:val="004D62AA"/>
    <w:rsid w:val="004D664E"/>
    <w:rsid w:val="004D669E"/>
    <w:rsid w:val="004D6C03"/>
    <w:rsid w:val="004D6CD2"/>
    <w:rsid w:val="004D6CF8"/>
    <w:rsid w:val="004D6DF5"/>
    <w:rsid w:val="004D7629"/>
    <w:rsid w:val="004D769F"/>
    <w:rsid w:val="004D773E"/>
    <w:rsid w:val="004D780D"/>
    <w:rsid w:val="004D7CE4"/>
    <w:rsid w:val="004D7D44"/>
    <w:rsid w:val="004E0387"/>
    <w:rsid w:val="004E0A7A"/>
    <w:rsid w:val="004E1625"/>
    <w:rsid w:val="004E1B8F"/>
    <w:rsid w:val="004E1CCB"/>
    <w:rsid w:val="004E21AF"/>
    <w:rsid w:val="004E27CA"/>
    <w:rsid w:val="004E297A"/>
    <w:rsid w:val="004E2BED"/>
    <w:rsid w:val="004E2EF3"/>
    <w:rsid w:val="004E3318"/>
    <w:rsid w:val="004E3476"/>
    <w:rsid w:val="004E36B3"/>
    <w:rsid w:val="004E36B9"/>
    <w:rsid w:val="004E38FE"/>
    <w:rsid w:val="004E3BCC"/>
    <w:rsid w:val="004E4252"/>
    <w:rsid w:val="004E433A"/>
    <w:rsid w:val="004E4446"/>
    <w:rsid w:val="004E4533"/>
    <w:rsid w:val="004E4A27"/>
    <w:rsid w:val="004E4EEA"/>
    <w:rsid w:val="004E4F6F"/>
    <w:rsid w:val="004E50C7"/>
    <w:rsid w:val="004E5FCD"/>
    <w:rsid w:val="004E63BD"/>
    <w:rsid w:val="004E6658"/>
    <w:rsid w:val="004E6881"/>
    <w:rsid w:val="004E7216"/>
    <w:rsid w:val="004E72EB"/>
    <w:rsid w:val="004E7349"/>
    <w:rsid w:val="004E752B"/>
    <w:rsid w:val="004E75A8"/>
    <w:rsid w:val="004F0312"/>
    <w:rsid w:val="004F0636"/>
    <w:rsid w:val="004F0773"/>
    <w:rsid w:val="004F07DB"/>
    <w:rsid w:val="004F0835"/>
    <w:rsid w:val="004F0839"/>
    <w:rsid w:val="004F08A2"/>
    <w:rsid w:val="004F0C85"/>
    <w:rsid w:val="004F0F0F"/>
    <w:rsid w:val="004F0FBD"/>
    <w:rsid w:val="004F12E1"/>
    <w:rsid w:val="004F197D"/>
    <w:rsid w:val="004F1A57"/>
    <w:rsid w:val="004F1B4B"/>
    <w:rsid w:val="004F1CC5"/>
    <w:rsid w:val="004F1E85"/>
    <w:rsid w:val="004F1F28"/>
    <w:rsid w:val="004F2A0D"/>
    <w:rsid w:val="004F2B1C"/>
    <w:rsid w:val="004F2D61"/>
    <w:rsid w:val="004F2DB6"/>
    <w:rsid w:val="004F346E"/>
    <w:rsid w:val="004F41A8"/>
    <w:rsid w:val="004F4609"/>
    <w:rsid w:val="004F48A1"/>
    <w:rsid w:val="004F497A"/>
    <w:rsid w:val="004F4C70"/>
    <w:rsid w:val="004F4F14"/>
    <w:rsid w:val="004F5438"/>
    <w:rsid w:val="004F580C"/>
    <w:rsid w:val="004F5882"/>
    <w:rsid w:val="004F5AE3"/>
    <w:rsid w:val="004F6379"/>
    <w:rsid w:val="004F67E6"/>
    <w:rsid w:val="004F70F9"/>
    <w:rsid w:val="004F738B"/>
    <w:rsid w:val="004F75DF"/>
    <w:rsid w:val="004F7684"/>
    <w:rsid w:val="004F786C"/>
    <w:rsid w:val="004F796B"/>
    <w:rsid w:val="004F7B60"/>
    <w:rsid w:val="004F7CB6"/>
    <w:rsid w:val="00500157"/>
    <w:rsid w:val="0050024C"/>
    <w:rsid w:val="0050035C"/>
    <w:rsid w:val="005004FE"/>
    <w:rsid w:val="00500955"/>
    <w:rsid w:val="00500957"/>
    <w:rsid w:val="00500B6C"/>
    <w:rsid w:val="00500C96"/>
    <w:rsid w:val="00500E3D"/>
    <w:rsid w:val="005010E9"/>
    <w:rsid w:val="005013DF"/>
    <w:rsid w:val="005015B6"/>
    <w:rsid w:val="00501750"/>
    <w:rsid w:val="00501AFC"/>
    <w:rsid w:val="00502044"/>
    <w:rsid w:val="0050214B"/>
    <w:rsid w:val="005023EB"/>
    <w:rsid w:val="0050247E"/>
    <w:rsid w:val="00502590"/>
    <w:rsid w:val="005025D6"/>
    <w:rsid w:val="005025FB"/>
    <w:rsid w:val="0050276C"/>
    <w:rsid w:val="005027B4"/>
    <w:rsid w:val="00502C4B"/>
    <w:rsid w:val="00502CF7"/>
    <w:rsid w:val="00502D72"/>
    <w:rsid w:val="00502F6C"/>
    <w:rsid w:val="005030F7"/>
    <w:rsid w:val="005034A8"/>
    <w:rsid w:val="005039AE"/>
    <w:rsid w:val="00503C71"/>
    <w:rsid w:val="00503E8F"/>
    <w:rsid w:val="0050402E"/>
    <w:rsid w:val="00504BE9"/>
    <w:rsid w:val="00504DFB"/>
    <w:rsid w:val="0050530F"/>
    <w:rsid w:val="005054AE"/>
    <w:rsid w:val="005058E5"/>
    <w:rsid w:val="00505CFD"/>
    <w:rsid w:val="00505DCC"/>
    <w:rsid w:val="00505FB6"/>
    <w:rsid w:val="00505FDF"/>
    <w:rsid w:val="00506351"/>
    <w:rsid w:val="00506A47"/>
    <w:rsid w:val="00506ADE"/>
    <w:rsid w:val="00506E71"/>
    <w:rsid w:val="0050727F"/>
    <w:rsid w:val="005073BA"/>
    <w:rsid w:val="0050774F"/>
    <w:rsid w:val="0050785E"/>
    <w:rsid w:val="0051002B"/>
    <w:rsid w:val="00510181"/>
    <w:rsid w:val="00510509"/>
    <w:rsid w:val="0051058B"/>
    <w:rsid w:val="00510617"/>
    <w:rsid w:val="005108A4"/>
    <w:rsid w:val="00510AA0"/>
    <w:rsid w:val="00511199"/>
    <w:rsid w:val="005112F2"/>
    <w:rsid w:val="00511605"/>
    <w:rsid w:val="00511673"/>
    <w:rsid w:val="00512C7A"/>
    <w:rsid w:val="00513166"/>
    <w:rsid w:val="0051325D"/>
    <w:rsid w:val="00513361"/>
    <w:rsid w:val="0051344A"/>
    <w:rsid w:val="0051344C"/>
    <w:rsid w:val="005136E3"/>
    <w:rsid w:val="00514135"/>
    <w:rsid w:val="005142A8"/>
    <w:rsid w:val="00514765"/>
    <w:rsid w:val="005147F6"/>
    <w:rsid w:val="005148EB"/>
    <w:rsid w:val="00515331"/>
    <w:rsid w:val="005153BB"/>
    <w:rsid w:val="005154C8"/>
    <w:rsid w:val="00515611"/>
    <w:rsid w:val="00515DD9"/>
    <w:rsid w:val="00515EBF"/>
    <w:rsid w:val="00516068"/>
    <w:rsid w:val="005164E3"/>
    <w:rsid w:val="005167BE"/>
    <w:rsid w:val="00516D29"/>
    <w:rsid w:val="00516DB6"/>
    <w:rsid w:val="00517716"/>
    <w:rsid w:val="00517830"/>
    <w:rsid w:val="00517F6C"/>
    <w:rsid w:val="005203BA"/>
    <w:rsid w:val="00521066"/>
    <w:rsid w:val="005210A2"/>
    <w:rsid w:val="0052129D"/>
    <w:rsid w:val="0052132A"/>
    <w:rsid w:val="00521692"/>
    <w:rsid w:val="00521746"/>
    <w:rsid w:val="00521885"/>
    <w:rsid w:val="005218F8"/>
    <w:rsid w:val="00521C2D"/>
    <w:rsid w:val="00522344"/>
    <w:rsid w:val="005224B1"/>
    <w:rsid w:val="00522593"/>
    <w:rsid w:val="00522759"/>
    <w:rsid w:val="005227BB"/>
    <w:rsid w:val="00522816"/>
    <w:rsid w:val="00522863"/>
    <w:rsid w:val="00522A59"/>
    <w:rsid w:val="00522D65"/>
    <w:rsid w:val="00523040"/>
    <w:rsid w:val="0052315D"/>
    <w:rsid w:val="00523471"/>
    <w:rsid w:val="00523541"/>
    <w:rsid w:val="00523F05"/>
    <w:rsid w:val="00523FDA"/>
    <w:rsid w:val="00524682"/>
    <w:rsid w:val="00524B0A"/>
    <w:rsid w:val="00524F0B"/>
    <w:rsid w:val="00525369"/>
    <w:rsid w:val="00525463"/>
    <w:rsid w:val="00525492"/>
    <w:rsid w:val="00525B31"/>
    <w:rsid w:val="00525E20"/>
    <w:rsid w:val="00525F3E"/>
    <w:rsid w:val="00526424"/>
    <w:rsid w:val="00526689"/>
    <w:rsid w:val="00526969"/>
    <w:rsid w:val="00526B4D"/>
    <w:rsid w:val="00527083"/>
    <w:rsid w:val="0052715E"/>
    <w:rsid w:val="0052728D"/>
    <w:rsid w:val="00527EB3"/>
    <w:rsid w:val="00530420"/>
    <w:rsid w:val="00530535"/>
    <w:rsid w:val="00530600"/>
    <w:rsid w:val="00530BB4"/>
    <w:rsid w:val="00530D28"/>
    <w:rsid w:val="005313A4"/>
    <w:rsid w:val="00531B2D"/>
    <w:rsid w:val="00531B73"/>
    <w:rsid w:val="00531D24"/>
    <w:rsid w:val="00532002"/>
    <w:rsid w:val="00532044"/>
    <w:rsid w:val="00532742"/>
    <w:rsid w:val="005327AC"/>
    <w:rsid w:val="00532865"/>
    <w:rsid w:val="005328BD"/>
    <w:rsid w:val="005334EA"/>
    <w:rsid w:val="00533784"/>
    <w:rsid w:val="00533C8E"/>
    <w:rsid w:val="00533E25"/>
    <w:rsid w:val="00533E54"/>
    <w:rsid w:val="00533F13"/>
    <w:rsid w:val="00534193"/>
    <w:rsid w:val="00534825"/>
    <w:rsid w:val="00534966"/>
    <w:rsid w:val="0053533B"/>
    <w:rsid w:val="005355F7"/>
    <w:rsid w:val="005355FF"/>
    <w:rsid w:val="00535757"/>
    <w:rsid w:val="005359BD"/>
    <w:rsid w:val="005360D6"/>
    <w:rsid w:val="00536275"/>
    <w:rsid w:val="00536788"/>
    <w:rsid w:val="00536B6C"/>
    <w:rsid w:val="0053701A"/>
    <w:rsid w:val="005374E1"/>
    <w:rsid w:val="005377EB"/>
    <w:rsid w:val="00537810"/>
    <w:rsid w:val="005400AA"/>
    <w:rsid w:val="0054037B"/>
    <w:rsid w:val="00540528"/>
    <w:rsid w:val="00540AC9"/>
    <w:rsid w:val="00540BC8"/>
    <w:rsid w:val="00540FCC"/>
    <w:rsid w:val="005413C7"/>
    <w:rsid w:val="00541471"/>
    <w:rsid w:val="005414C3"/>
    <w:rsid w:val="005420D7"/>
    <w:rsid w:val="00542228"/>
    <w:rsid w:val="00542675"/>
    <w:rsid w:val="0054280C"/>
    <w:rsid w:val="00542C1D"/>
    <w:rsid w:val="00542D57"/>
    <w:rsid w:val="00542D6E"/>
    <w:rsid w:val="005431CE"/>
    <w:rsid w:val="00543322"/>
    <w:rsid w:val="0054392C"/>
    <w:rsid w:val="00543C0E"/>
    <w:rsid w:val="00544355"/>
    <w:rsid w:val="0054452C"/>
    <w:rsid w:val="005447C0"/>
    <w:rsid w:val="0054496C"/>
    <w:rsid w:val="00544B57"/>
    <w:rsid w:val="00544C53"/>
    <w:rsid w:val="00544CC9"/>
    <w:rsid w:val="00544EA4"/>
    <w:rsid w:val="00544EFC"/>
    <w:rsid w:val="00545A36"/>
    <w:rsid w:val="00545BB0"/>
    <w:rsid w:val="00545E73"/>
    <w:rsid w:val="005461AF"/>
    <w:rsid w:val="00546287"/>
    <w:rsid w:val="005463D3"/>
    <w:rsid w:val="0054651E"/>
    <w:rsid w:val="00546B26"/>
    <w:rsid w:val="00546D4A"/>
    <w:rsid w:val="00547264"/>
    <w:rsid w:val="00547E68"/>
    <w:rsid w:val="0055001F"/>
    <w:rsid w:val="00550384"/>
    <w:rsid w:val="00550BAD"/>
    <w:rsid w:val="00551584"/>
    <w:rsid w:val="00551697"/>
    <w:rsid w:val="005518AA"/>
    <w:rsid w:val="00551BF1"/>
    <w:rsid w:val="00551E71"/>
    <w:rsid w:val="005520E8"/>
    <w:rsid w:val="00552983"/>
    <w:rsid w:val="00552AD9"/>
    <w:rsid w:val="00552C86"/>
    <w:rsid w:val="00552F72"/>
    <w:rsid w:val="0055321D"/>
    <w:rsid w:val="00553298"/>
    <w:rsid w:val="005535F9"/>
    <w:rsid w:val="005538E9"/>
    <w:rsid w:val="00553DAF"/>
    <w:rsid w:val="0055430C"/>
    <w:rsid w:val="00554443"/>
    <w:rsid w:val="0055462B"/>
    <w:rsid w:val="00554745"/>
    <w:rsid w:val="005547A8"/>
    <w:rsid w:val="00554C67"/>
    <w:rsid w:val="00554F67"/>
    <w:rsid w:val="005554B4"/>
    <w:rsid w:val="0055566D"/>
    <w:rsid w:val="00555D9A"/>
    <w:rsid w:val="005561ED"/>
    <w:rsid w:val="0055654B"/>
    <w:rsid w:val="00556885"/>
    <w:rsid w:val="00556C97"/>
    <w:rsid w:val="00556D65"/>
    <w:rsid w:val="00556E5F"/>
    <w:rsid w:val="005570FD"/>
    <w:rsid w:val="00557440"/>
    <w:rsid w:val="0055756C"/>
    <w:rsid w:val="00557ABC"/>
    <w:rsid w:val="00557C61"/>
    <w:rsid w:val="005603E3"/>
    <w:rsid w:val="005605C9"/>
    <w:rsid w:val="00560BA6"/>
    <w:rsid w:val="00561557"/>
    <w:rsid w:val="005615D7"/>
    <w:rsid w:val="005616D0"/>
    <w:rsid w:val="0056221A"/>
    <w:rsid w:val="005622BD"/>
    <w:rsid w:val="005622C4"/>
    <w:rsid w:val="00562725"/>
    <w:rsid w:val="00562F78"/>
    <w:rsid w:val="0056326D"/>
    <w:rsid w:val="00563974"/>
    <w:rsid w:val="00563AC0"/>
    <w:rsid w:val="00563AE5"/>
    <w:rsid w:val="00563F8A"/>
    <w:rsid w:val="0056432A"/>
    <w:rsid w:val="005644E7"/>
    <w:rsid w:val="00564C77"/>
    <w:rsid w:val="00564D76"/>
    <w:rsid w:val="00565373"/>
    <w:rsid w:val="005658C1"/>
    <w:rsid w:val="00565A59"/>
    <w:rsid w:val="00565A5D"/>
    <w:rsid w:val="00565AE3"/>
    <w:rsid w:val="00565C61"/>
    <w:rsid w:val="00565DFC"/>
    <w:rsid w:val="00565FB9"/>
    <w:rsid w:val="0056650E"/>
    <w:rsid w:val="00566848"/>
    <w:rsid w:val="005668C8"/>
    <w:rsid w:val="0056691A"/>
    <w:rsid w:val="00566A25"/>
    <w:rsid w:val="00566BB4"/>
    <w:rsid w:val="00566C8E"/>
    <w:rsid w:val="005673E1"/>
    <w:rsid w:val="00567470"/>
    <w:rsid w:val="0056790A"/>
    <w:rsid w:val="005679E2"/>
    <w:rsid w:val="00567A11"/>
    <w:rsid w:val="00567BC0"/>
    <w:rsid w:val="00567E3A"/>
    <w:rsid w:val="00570B74"/>
    <w:rsid w:val="00570D99"/>
    <w:rsid w:val="00570ECD"/>
    <w:rsid w:val="00570EF2"/>
    <w:rsid w:val="005717DA"/>
    <w:rsid w:val="0057191F"/>
    <w:rsid w:val="005722CC"/>
    <w:rsid w:val="00572457"/>
    <w:rsid w:val="00573164"/>
    <w:rsid w:val="005732E3"/>
    <w:rsid w:val="00573354"/>
    <w:rsid w:val="00573568"/>
    <w:rsid w:val="00573728"/>
    <w:rsid w:val="00573AF1"/>
    <w:rsid w:val="00573B08"/>
    <w:rsid w:val="00574676"/>
    <w:rsid w:val="00574EEF"/>
    <w:rsid w:val="00574FDC"/>
    <w:rsid w:val="0057503A"/>
    <w:rsid w:val="005751B1"/>
    <w:rsid w:val="005754AF"/>
    <w:rsid w:val="00575977"/>
    <w:rsid w:val="005760B8"/>
    <w:rsid w:val="005763A3"/>
    <w:rsid w:val="00576501"/>
    <w:rsid w:val="00576986"/>
    <w:rsid w:val="00576B04"/>
    <w:rsid w:val="00577178"/>
    <w:rsid w:val="005772E7"/>
    <w:rsid w:val="00577774"/>
    <w:rsid w:val="00577C3B"/>
    <w:rsid w:val="00577FEF"/>
    <w:rsid w:val="005801A6"/>
    <w:rsid w:val="00580794"/>
    <w:rsid w:val="00580EF5"/>
    <w:rsid w:val="00581095"/>
    <w:rsid w:val="00581102"/>
    <w:rsid w:val="005811D0"/>
    <w:rsid w:val="00581635"/>
    <w:rsid w:val="00581966"/>
    <w:rsid w:val="00581FAF"/>
    <w:rsid w:val="005824E1"/>
    <w:rsid w:val="005825F8"/>
    <w:rsid w:val="00582DA8"/>
    <w:rsid w:val="0058301F"/>
    <w:rsid w:val="005832DD"/>
    <w:rsid w:val="005834BA"/>
    <w:rsid w:val="00583B6B"/>
    <w:rsid w:val="00583C23"/>
    <w:rsid w:val="00583F7D"/>
    <w:rsid w:val="0058420F"/>
    <w:rsid w:val="00584440"/>
    <w:rsid w:val="005847B0"/>
    <w:rsid w:val="00584A81"/>
    <w:rsid w:val="00584AD9"/>
    <w:rsid w:val="00584DE0"/>
    <w:rsid w:val="005859B6"/>
    <w:rsid w:val="0058624B"/>
    <w:rsid w:val="005863B4"/>
    <w:rsid w:val="005866FA"/>
    <w:rsid w:val="005869D1"/>
    <w:rsid w:val="00586CED"/>
    <w:rsid w:val="00586E59"/>
    <w:rsid w:val="00586EFF"/>
    <w:rsid w:val="005877B0"/>
    <w:rsid w:val="00590917"/>
    <w:rsid w:val="00590AEA"/>
    <w:rsid w:val="00590E09"/>
    <w:rsid w:val="005910C2"/>
    <w:rsid w:val="005918FA"/>
    <w:rsid w:val="005919B9"/>
    <w:rsid w:val="00591AC9"/>
    <w:rsid w:val="00591F80"/>
    <w:rsid w:val="005920C4"/>
    <w:rsid w:val="0059217A"/>
    <w:rsid w:val="005922D0"/>
    <w:rsid w:val="00593E63"/>
    <w:rsid w:val="005942BE"/>
    <w:rsid w:val="005943C0"/>
    <w:rsid w:val="00595042"/>
    <w:rsid w:val="0059538A"/>
    <w:rsid w:val="0059552C"/>
    <w:rsid w:val="005955FA"/>
    <w:rsid w:val="005956C9"/>
    <w:rsid w:val="00595C34"/>
    <w:rsid w:val="00595EC4"/>
    <w:rsid w:val="00595FFE"/>
    <w:rsid w:val="005961A4"/>
    <w:rsid w:val="00596447"/>
    <w:rsid w:val="005964B9"/>
    <w:rsid w:val="00596AAE"/>
    <w:rsid w:val="00596D27"/>
    <w:rsid w:val="00597A0E"/>
    <w:rsid w:val="00597E62"/>
    <w:rsid w:val="00597FEB"/>
    <w:rsid w:val="005A00EB"/>
    <w:rsid w:val="005A08AF"/>
    <w:rsid w:val="005A0A3B"/>
    <w:rsid w:val="005A0C6E"/>
    <w:rsid w:val="005A1764"/>
    <w:rsid w:val="005A1E6A"/>
    <w:rsid w:val="005A1E70"/>
    <w:rsid w:val="005A1F16"/>
    <w:rsid w:val="005A2039"/>
    <w:rsid w:val="005A2CEF"/>
    <w:rsid w:val="005A3128"/>
    <w:rsid w:val="005A35AD"/>
    <w:rsid w:val="005A384C"/>
    <w:rsid w:val="005A39B2"/>
    <w:rsid w:val="005A3DD1"/>
    <w:rsid w:val="005A4082"/>
    <w:rsid w:val="005A4134"/>
    <w:rsid w:val="005A42E0"/>
    <w:rsid w:val="005A444E"/>
    <w:rsid w:val="005A49BB"/>
    <w:rsid w:val="005A4D49"/>
    <w:rsid w:val="005A4F7E"/>
    <w:rsid w:val="005A50C8"/>
    <w:rsid w:val="005A514C"/>
    <w:rsid w:val="005A5281"/>
    <w:rsid w:val="005A5316"/>
    <w:rsid w:val="005A53D3"/>
    <w:rsid w:val="005A54B3"/>
    <w:rsid w:val="005A5793"/>
    <w:rsid w:val="005A5CDF"/>
    <w:rsid w:val="005A5E71"/>
    <w:rsid w:val="005A604F"/>
    <w:rsid w:val="005A6050"/>
    <w:rsid w:val="005A6079"/>
    <w:rsid w:val="005A6120"/>
    <w:rsid w:val="005A6374"/>
    <w:rsid w:val="005A65A6"/>
    <w:rsid w:val="005A65C3"/>
    <w:rsid w:val="005A65F3"/>
    <w:rsid w:val="005A6609"/>
    <w:rsid w:val="005A6927"/>
    <w:rsid w:val="005A6B26"/>
    <w:rsid w:val="005A7416"/>
    <w:rsid w:val="005A7481"/>
    <w:rsid w:val="005A7AC2"/>
    <w:rsid w:val="005A7BC7"/>
    <w:rsid w:val="005A7E6D"/>
    <w:rsid w:val="005B0251"/>
    <w:rsid w:val="005B06D6"/>
    <w:rsid w:val="005B0771"/>
    <w:rsid w:val="005B0B51"/>
    <w:rsid w:val="005B0C80"/>
    <w:rsid w:val="005B0C8E"/>
    <w:rsid w:val="005B0DAC"/>
    <w:rsid w:val="005B1841"/>
    <w:rsid w:val="005B1894"/>
    <w:rsid w:val="005B1F3F"/>
    <w:rsid w:val="005B22EE"/>
    <w:rsid w:val="005B2448"/>
    <w:rsid w:val="005B277A"/>
    <w:rsid w:val="005B3786"/>
    <w:rsid w:val="005B3947"/>
    <w:rsid w:val="005B39DC"/>
    <w:rsid w:val="005B3CF9"/>
    <w:rsid w:val="005B42C0"/>
    <w:rsid w:val="005B42DC"/>
    <w:rsid w:val="005B536C"/>
    <w:rsid w:val="005B54F5"/>
    <w:rsid w:val="005B5586"/>
    <w:rsid w:val="005B5616"/>
    <w:rsid w:val="005B5625"/>
    <w:rsid w:val="005B58D6"/>
    <w:rsid w:val="005B5B78"/>
    <w:rsid w:val="005B5FD5"/>
    <w:rsid w:val="005B5FD8"/>
    <w:rsid w:val="005B60D9"/>
    <w:rsid w:val="005B67AD"/>
    <w:rsid w:val="005B73D1"/>
    <w:rsid w:val="005B75A7"/>
    <w:rsid w:val="005C007E"/>
    <w:rsid w:val="005C051B"/>
    <w:rsid w:val="005C0653"/>
    <w:rsid w:val="005C0F78"/>
    <w:rsid w:val="005C0F88"/>
    <w:rsid w:val="005C14C2"/>
    <w:rsid w:val="005C1ABB"/>
    <w:rsid w:val="005C1D8C"/>
    <w:rsid w:val="005C2295"/>
    <w:rsid w:val="005C2721"/>
    <w:rsid w:val="005C334E"/>
    <w:rsid w:val="005C3FBF"/>
    <w:rsid w:val="005C4697"/>
    <w:rsid w:val="005C4748"/>
    <w:rsid w:val="005C4F34"/>
    <w:rsid w:val="005C571D"/>
    <w:rsid w:val="005C5CC7"/>
    <w:rsid w:val="005C5E06"/>
    <w:rsid w:val="005C6229"/>
    <w:rsid w:val="005C6479"/>
    <w:rsid w:val="005C68FB"/>
    <w:rsid w:val="005C7856"/>
    <w:rsid w:val="005C79AF"/>
    <w:rsid w:val="005C7BB5"/>
    <w:rsid w:val="005D0035"/>
    <w:rsid w:val="005D0B3B"/>
    <w:rsid w:val="005D0E73"/>
    <w:rsid w:val="005D173E"/>
    <w:rsid w:val="005D17A2"/>
    <w:rsid w:val="005D1883"/>
    <w:rsid w:val="005D1B0A"/>
    <w:rsid w:val="005D2362"/>
    <w:rsid w:val="005D23E0"/>
    <w:rsid w:val="005D27D3"/>
    <w:rsid w:val="005D28A7"/>
    <w:rsid w:val="005D28CD"/>
    <w:rsid w:val="005D366A"/>
    <w:rsid w:val="005D4269"/>
    <w:rsid w:val="005D4345"/>
    <w:rsid w:val="005D452A"/>
    <w:rsid w:val="005D48FA"/>
    <w:rsid w:val="005D4B3A"/>
    <w:rsid w:val="005D4CFE"/>
    <w:rsid w:val="005D5014"/>
    <w:rsid w:val="005D535C"/>
    <w:rsid w:val="005D59EC"/>
    <w:rsid w:val="005D5D67"/>
    <w:rsid w:val="005D5F87"/>
    <w:rsid w:val="005D61FD"/>
    <w:rsid w:val="005D657E"/>
    <w:rsid w:val="005D662C"/>
    <w:rsid w:val="005D6C02"/>
    <w:rsid w:val="005D6D16"/>
    <w:rsid w:val="005D6D1B"/>
    <w:rsid w:val="005D6E1C"/>
    <w:rsid w:val="005D77CC"/>
    <w:rsid w:val="005D7BAB"/>
    <w:rsid w:val="005E05DA"/>
    <w:rsid w:val="005E1C42"/>
    <w:rsid w:val="005E2245"/>
    <w:rsid w:val="005E2543"/>
    <w:rsid w:val="005E28E2"/>
    <w:rsid w:val="005E3329"/>
    <w:rsid w:val="005E36BF"/>
    <w:rsid w:val="005E3A95"/>
    <w:rsid w:val="005E3C6A"/>
    <w:rsid w:val="005E4607"/>
    <w:rsid w:val="005E4670"/>
    <w:rsid w:val="005E4856"/>
    <w:rsid w:val="005E49B7"/>
    <w:rsid w:val="005E53AE"/>
    <w:rsid w:val="005E5533"/>
    <w:rsid w:val="005E557D"/>
    <w:rsid w:val="005E57C8"/>
    <w:rsid w:val="005E5959"/>
    <w:rsid w:val="005E5FDA"/>
    <w:rsid w:val="005E5FDC"/>
    <w:rsid w:val="005E600A"/>
    <w:rsid w:val="005E64D1"/>
    <w:rsid w:val="005E64ED"/>
    <w:rsid w:val="005E67E9"/>
    <w:rsid w:val="005E6A87"/>
    <w:rsid w:val="005E6BEE"/>
    <w:rsid w:val="005E6DC8"/>
    <w:rsid w:val="005E6DCA"/>
    <w:rsid w:val="005E712B"/>
    <w:rsid w:val="005E7158"/>
    <w:rsid w:val="005E75DB"/>
    <w:rsid w:val="005E7C56"/>
    <w:rsid w:val="005E7C97"/>
    <w:rsid w:val="005E7D19"/>
    <w:rsid w:val="005E7FF2"/>
    <w:rsid w:val="005F029A"/>
    <w:rsid w:val="005F094D"/>
    <w:rsid w:val="005F1011"/>
    <w:rsid w:val="005F11B4"/>
    <w:rsid w:val="005F178C"/>
    <w:rsid w:val="005F18FF"/>
    <w:rsid w:val="005F1A6B"/>
    <w:rsid w:val="005F1C71"/>
    <w:rsid w:val="005F1CCF"/>
    <w:rsid w:val="005F1CD6"/>
    <w:rsid w:val="005F1DC8"/>
    <w:rsid w:val="005F1F05"/>
    <w:rsid w:val="005F2B63"/>
    <w:rsid w:val="005F2D55"/>
    <w:rsid w:val="005F2FAD"/>
    <w:rsid w:val="005F30E0"/>
    <w:rsid w:val="005F3501"/>
    <w:rsid w:val="005F3685"/>
    <w:rsid w:val="005F37E6"/>
    <w:rsid w:val="005F3DF2"/>
    <w:rsid w:val="005F4012"/>
    <w:rsid w:val="005F40C9"/>
    <w:rsid w:val="005F4229"/>
    <w:rsid w:val="005F4536"/>
    <w:rsid w:val="005F4B92"/>
    <w:rsid w:val="005F4DB2"/>
    <w:rsid w:val="005F5288"/>
    <w:rsid w:val="005F54F8"/>
    <w:rsid w:val="005F5A93"/>
    <w:rsid w:val="005F5B90"/>
    <w:rsid w:val="005F611F"/>
    <w:rsid w:val="005F6734"/>
    <w:rsid w:val="005F6737"/>
    <w:rsid w:val="005F6C47"/>
    <w:rsid w:val="005F6F0F"/>
    <w:rsid w:val="005F7250"/>
    <w:rsid w:val="005F7530"/>
    <w:rsid w:val="005F791B"/>
    <w:rsid w:val="005F7B73"/>
    <w:rsid w:val="005F7BBB"/>
    <w:rsid w:val="005F7BDF"/>
    <w:rsid w:val="005F7E21"/>
    <w:rsid w:val="006000BC"/>
    <w:rsid w:val="00600110"/>
    <w:rsid w:val="0060039B"/>
    <w:rsid w:val="006005ED"/>
    <w:rsid w:val="006006A6"/>
    <w:rsid w:val="00601011"/>
    <w:rsid w:val="0060109A"/>
    <w:rsid w:val="00601123"/>
    <w:rsid w:val="006011B7"/>
    <w:rsid w:val="00601271"/>
    <w:rsid w:val="00601BE8"/>
    <w:rsid w:val="00601CF3"/>
    <w:rsid w:val="00601F3C"/>
    <w:rsid w:val="0060215F"/>
    <w:rsid w:val="00602262"/>
    <w:rsid w:val="006023E8"/>
    <w:rsid w:val="00602469"/>
    <w:rsid w:val="006024BB"/>
    <w:rsid w:val="006029B3"/>
    <w:rsid w:val="00602CDF"/>
    <w:rsid w:val="00603175"/>
    <w:rsid w:val="00603185"/>
    <w:rsid w:val="00603427"/>
    <w:rsid w:val="00603437"/>
    <w:rsid w:val="00603EF6"/>
    <w:rsid w:val="006040C5"/>
    <w:rsid w:val="00604749"/>
    <w:rsid w:val="006059A1"/>
    <w:rsid w:val="00605FDD"/>
    <w:rsid w:val="00606211"/>
    <w:rsid w:val="00606C04"/>
    <w:rsid w:val="00606CB9"/>
    <w:rsid w:val="00607D15"/>
    <w:rsid w:val="00607D4D"/>
    <w:rsid w:val="006101B8"/>
    <w:rsid w:val="006106F9"/>
    <w:rsid w:val="006109E3"/>
    <w:rsid w:val="00610C3A"/>
    <w:rsid w:val="00610D95"/>
    <w:rsid w:val="00611A2C"/>
    <w:rsid w:val="00611EFF"/>
    <w:rsid w:val="006121A4"/>
    <w:rsid w:val="006123A7"/>
    <w:rsid w:val="006123EF"/>
    <w:rsid w:val="0061267D"/>
    <w:rsid w:val="00612961"/>
    <w:rsid w:val="00613668"/>
    <w:rsid w:val="0061390D"/>
    <w:rsid w:val="00613E5F"/>
    <w:rsid w:val="00613F4B"/>
    <w:rsid w:val="00614522"/>
    <w:rsid w:val="00614788"/>
    <w:rsid w:val="00614AE9"/>
    <w:rsid w:val="00614B75"/>
    <w:rsid w:val="00614BEB"/>
    <w:rsid w:val="00614CDB"/>
    <w:rsid w:val="00614FE0"/>
    <w:rsid w:val="0061533C"/>
    <w:rsid w:val="00615847"/>
    <w:rsid w:val="00615B96"/>
    <w:rsid w:val="00615CC4"/>
    <w:rsid w:val="0061600B"/>
    <w:rsid w:val="006161DE"/>
    <w:rsid w:val="0061672A"/>
    <w:rsid w:val="00616BEC"/>
    <w:rsid w:val="00616BF3"/>
    <w:rsid w:val="0061700D"/>
    <w:rsid w:val="0061713D"/>
    <w:rsid w:val="006176F8"/>
    <w:rsid w:val="0061797C"/>
    <w:rsid w:val="00617A6C"/>
    <w:rsid w:val="00617B17"/>
    <w:rsid w:val="00617DB7"/>
    <w:rsid w:val="00617F29"/>
    <w:rsid w:val="00620019"/>
    <w:rsid w:val="0062026A"/>
    <w:rsid w:val="00620A49"/>
    <w:rsid w:val="00620AD6"/>
    <w:rsid w:val="00620C2B"/>
    <w:rsid w:val="006211BF"/>
    <w:rsid w:val="00621261"/>
    <w:rsid w:val="00621308"/>
    <w:rsid w:val="006213F7"/>
    <w:rsid w:val="0062142C"/>
    <w:rsid w:val="0062143F"/>
    <w:rsid w:val="00621D8A"/>
    <w:rsid w:val="00621FE1"/>
    <w:rsid w:val="00621FF8"/>
    <w:rsid w:val="006220A2"/>
    <w:rsid w:val="006227A6"/>
    <w:rsid w:val="0062283D"/>
    <w:rsid w:val="00622CDE"/>
    <w:rsid w:val="006232A7"/>
    <w:rsid w:val="00623AA4"/>
    <w:rsid w:val="00623BB4"/>
    <w:rsid w:val="00623FB1"/>
    <w:rsid w:val="00624449"/>
    <w:rsid w:val="006244D1"/>
    <w:rsid w:val="00625211"/>
    <w:rsid w:val="00625C46"/>
    <w:rsid w:val="006263AE"/>
    <w:rsid w:val="00626BC8"/>
    <w:rsid w:val="00626F99"/>
    <w:rsid w:val="00627101"/>
    <w:rsid w:val="00627320"/>
    <w:rsid w:val="006279F3"/>
    <w:rsid w:val="00627A30"/>
    <w:rsid w:val="00627ABA"/>
    <w:rsid w:val="00630338"/>
    <w:rsid w:val="00630C6D"/>
    <w:rsid w:val="006317ED"/>
    <w:rsid w:val="006319AD"/>
    <w:rsid w:val="00631E95"/>
    <w:rsid w:val="00632077"/>
    <w:rsid w:val="006320CE"/>
    <w:rsid w:val="0063235A"/>
    <w:rsid w:val="00632713"/>
    <w:rsid w:val="00632E19"/>
    <w:rsid w:val="00632F3A"/>
    <w:rsid w:val="006330A5"/>
    <w:rsid w:val="00633309"/>
    <w:rsid w:val="006334CB"/>
    <w:rsid w:val="00633530"/>
    <w:rsid w:val="006335A8"/>
    <w:rsid w:val="00633711"/>
    <w:rsid w:val="006338B0"/>
    <w:rsid w:val="00633DC9"/>
    <w:rsid w:val="00634778"/>
    <w:rsid w:val="00634CC6"/>
    <w:rsid w:val="006351DD"/>
    <w:rsid w:val="006354F5"/>
    <w:rsid w:val="006354FB"/>
    <w:rsid w:val="00635730"/>
    <w:rsid w:val="00635B0F"/>
    <w:rsid w:val="00636ABA"/>
    <w:rsid w:val="00636F4B"/>
    <w:rsid w:val="0063701E"/>
    <w:rsid w:val="00637376"/>
    <w:rsid w:val="00637435"/>
    <w:rsid w:val="006374A3"/>
    <w:rsid w:val="006374CD"/>
    <w:rsid w:val="00637852"/>
    <w:rsid w:val="006402CD"/>
    <w:rsid w:val="006403DC"/>
    <w:rsid w:val="006405DA"/>
    <w:rsid w:val="00640684"/>
    <w:rsid w:val="00640728"/>
    <w:rsid w:val="00640729"/>
    <w:rsid w:val="0064076A"/>
    <w:rsid w:val="00640854"/>
    <w:rsid w:val="006408D4"/>
    <w:rsid w:val="00640E0B"/>
    <w:rsid w:val="00640F9D"/>
    <w:rsid w:val="006411ED"/>
    <w:rsid w:val="00641263"/>
    <w:rsid w:val="006412C0"/>
    <w:rsid w:val="006414ED"/>
    <w:rsid w:val="00641C46"/>
    <w:rsid w:val="00641CC7"/>
    <w:rsid w:val="00641F36"/>
    <w:rsid w:val="006421BB"/>
    <w:rsid w:val="00642720"/>
    <w:rsid w:val="006430D9"/>
    <w:rsid w:val="00643213"/>
    <w:rsid w:val="006432C5"/>
    <w:rsid w:val="00643984"/>
    <w:rsid w:val="00643A55"/>
    <w:rsid w:val="00643FE4"/>
    <w:rsid w:val="00644023"/>
    <w:rsid w:val="00644382"/>
    <w:rsid w:val="00644898"/>
    <w:rsid w:val="00644B67"/>
    <w:rsid w:val="00644F0B"/>
    <w:rsid w:val="0064502C"/>
    <w:rsid w:val="00645542"/>
    <w:rsid w:val="0064581E"/>
    <w:rsid w:val="00645BD9"/>
    <w:rsid w:val="00645E8A"/>
    <w:rsid w:val="00645ECE"/>
    <w:rsid w:val="00646365"/>
    <w:rsid w:val="006466AB"/>
    <w:rsid w:val="00646708"/>
    <w:rsid w:val="006468F5"/>
    <w:rsid w:val="00647036"/>
    <w:rsid w:val="00647053"/>
    <w:rsid w:val="00647643"/>
    <w:rsid w:val="006478C3"/>
    <w:rsid w:val="00647964"/>
    <w:rsid w:val="00650314"/>
    <w:rsid w:val="006509D7"/>
    <w:rsid w:val="00650D3D"/>
    <w:rsid w:val="00651E76"/>
    <w:rsid w:val="006527C9"/>
    <w:rsid w:val="006529F4"/>
    <w:rsid w:val="00652B6F"/>
    <w:rsid w:val="00653146"/>
    <w:rsid w:val="0065321E"/>
    <w:rsid w:val="00653230"/>
    <w:rsid w:val="006535B2"/>
    <w:rsid w:val="0065392C"/>
    <w:rsid w:val="00653AA2"/>
    <w:rsid w:val="00653BB7"/>
    <w:rsid w:val="00653E66"/>
    <w:rsid w:val="00654084"/>
    <w:rsid w:val="00654781"/>
    <w:rsid w:val="00654817"/>
    <w:rsid w:val="0065482F"/>
    <w:rsid w:val="006548A5"/>
    <w:rsid w:val="00654FD9"/>
    <w:rsid w:val="00655167"/>
    <w:rsid w:val="006556B8"/>
    <w:rsid w:val="006559F1"/>
    <w:rsid w:val="00655A56"/>
    <w:rsid w:val="00655F73"/>
    <w:rsid w:val="00656731"/>
    <w:rsid w:val="00656768"/>
    <w:rsid w:val="006567B6"/>
    <w:rsid w:val="00656A80"/>
    <w:rsid w:val="00656BF5"/>
    <w:rsid w:val="00656DB0"/>
    <w:rsid w:val="00656F59"/>
    <w:rsid w:val="0065736F"/>
    <w:rsid w:val="00657ED6"/>
    <w:rsid w:val="00657F32"/>
    <w:rsid w:val="00660400"/>
    <w:rsid w:val="00661012"/>
    <w:rsid w:val="0066179F"/>
    <w:rsid w:val="00661ADF"/>
    <w:rsid w:val="00661DDD"/>
    <w:rsid w:val="0066205B"/>
    <w:rsid w:val="006620FE"/>
    <w:rsid w:val="006622CF"/>
    <w:rsid w:val="006624FA"/>
    <w:rsid w:val="006625D7"/>
    <w:rsid w:val="006626D3"/>
    <w:rsid w:val="00662B9E"/>
    <w:rsid w:val="00662CB8"/>
    <w:rsid w:val="00662E3E"/>
    <w:rsid w:val="00662F3A"/>
    <w:rsid w:val="00663145"/>
    <w:rsid w:val="00663324"/>
    <w:rsid w:val="006635CF"/>
    <w:rsid w:val="0066377E"/>
    <w:rsid w:val="00663B7A"/>
    <w:rsid w:val="00664016"/>
    <w:rsid w:val="0066426D"/>
    <w:rsid w:val="00664974"/>
    <w:rsid w:val="00664A71"/>
    <w:rsid w:val="00664C5D"/>
    <w:rsid w:val="00665310"/>
    <w:rsid w:val="0066591C"/>
    <w:rsid w:val="00665951"/>
    <w:rsid w:val="00665BAD"/>
    <w:rsid w:val="00666491"/>
    <w:rsid w:val="00666501"/>
    <w:rsid w:val="0066658A"/>
    <w:rsid w:val="00666873"/>
    <w:rsid w:val="00666EEA"/>
    <w:rsid w:val="0066705B"/>
    <w:rsid w:val="006674CC"/>
    <w:rsid w:val="0066754E"/>
    <w:rsid w:val="0066757B"/>
    <w:rsid w:val="00667A43"/>
    <w:rsid w:val="00667DA2"/>
    <w:rsid w:val="00667F76"/>
    <w:rsid w:val="006708DE"/>
    <w:rsid w:val="00670F9B"/>
    <w:rsid w:val="0067121C"/>
    <w:rsid w:val="00671292"/>
    <w:rsid w:val="0067190B"/>
    <w:rsid w:val="006719D5"/>
    <w:rsid w:val="00671EA5"/>
    <w:rsid w:val="0067206C"/>
    <w:rsid w:val="00672218"/>
    <w:rsid w:val="00672857"/>
    <w:rsid w:val="00672959"/>
    <w:rsid w:val="00672BA2"/>
    <w:rsid w:val="00672BD3"/>
    <w:rsid w:val="00672E86"/>
    <w:rsid w:val="00672EB4"/>
    <w:rsid w:val="006732BE"/>
    <w:rsid w:val="006733E2"/>
    <w:rsid w:val="00673478"/>
    <w:rsid w:val="0067380F"/>
    <w:rsid w:val="006738AD"/>
    <w:rsid w:val="006738B1"/>
    <w:rsid w:val="00673D01"/>
    <w:rsid w:val="00673FE3"/>
    <w:rsid w:val="006743E8"/>
    <w:rsid w:val="0067495B"/>
    <w:rsid w:val="00674B7B"/>
    <w:rsid w:val="00674D6D"/>
    <w:rsid w:val="006750A9"/>
    <w:rsid w:val="006750E2"/>
    <w:rsid w:val="0067515B"/>
    <w:rsid w:val="00675401"/>
    <w:rsid w:val="00675D09"/>
    <w:rsid w:val="0067658C"/>
    <w:rsid w:val="00676996"/>
    <w:rsid w:val="00677245"/>
    <w:rsid w:val="00677424"/>
    <w:rsid w:val="006774C1"/>
    <w:rsid w:val="00677EAF"/>
    <w:rsid w:val="00677F25"/>
    <w:rsid w:val="00680144"/>
    <w:rsid w:val="006802AE"/>
    <w:rsid w:val="00680602"/>
    <w:rsid w:val="006807F6"/>
    <w:rsid w:val="0068084D"/>
    <w:rsid w:val="00680D08"/>
    <w:rsid w:val="00680EF1"/>
    <w:rsid w:val="0068122C"/>
    <w:rsid w:val="00681B28"/>
    <w:rsid w:val="00681B8C"/>
    <w:rsid w:val="00682718"/>
    <w:rsid w:val="00682B00"/>
    <w:rsid w:val="00682C39"/>
    <w:rsid w:val="00682E5D"/>
    <w:rsid w:val="00683178"/>
    <w:rsid w:val="006832AE"/>
    <w:rsid w:val="006832D3"/>
    <w:rsid w:val="00683629"/>
    <w:rsid w:val="00683725"/>
    <w:rsid w:val="00683B4C"/>
    <w:rsid w:val="00683FB6"/>
    <w:rsid w:val="006840AA"/>
    <w:rsid w:val="006842C8"/>
    <w:rsid w:val="0068452D"/>
    <w:rsid w:val="006845E8"/>
    <w:rsid w:val="006846AD"/>
    <w:rsid w:val="006851FF"/>
    <w:rsid w:val="00685AB0"/>
    <w:rsid w:val="00685C14"/>
    <w:rsid w:val="00685CBD"/>
    <w:rsid w:val="00686382"/>
    <w:rsid w:val="00686385"/>
    <w:rsid w:val="006866BF"/>
    <w:rsid w:val="00686789"/>
    <w:rsid w:val="006869EF"/>
    <w:rsid w:val="00686BB2"/>
    <w:rsid w:val="00686D14"/>
    <w:rsid w:val="00686FFB"/>
    <w:rsid w:val="0068763E"/>
    <w:rsid w:val="00687840"/>
    <w:rsid w:val="00687BB7"/>
    <w:rsid w:val="00691218"/>
    <w:rsid w:val="0069145C"/>
    <w:rsid w:val="0069179E"/>
    <w:rsid w:val="006919B5"/>
    <w:rsid w:val="00691BBD"/>
    <w:rsid w:val="00691D93"/>
    <w:rsid w:val="0069253D"/>
    <w:rsid w:val="00692B45"/>
    <w:rsid w:val="00692DA0"/>
    <w:rsid w:val="00692E44"/>
    <w:rsid w:val="00692F40"/>
    <w:rsid w:val="006932EB"/>
    <w:rsid w:val="00693A6E"/>
    <w:rsid w:val="00693B87"/>
    <w:rsid w:val="0069400B"/>
    <w:rsid w:val="0069415C"/>
    <w:rsid w:val="00694382"/>
    <w:rsid w:val="00694790"/>
    <w:rsid w:val="006950CE"/>
    <w:rsid w:val="0069576A"/>
    <w:rsid w:val="00695D92"/>
    <w:rsid w:val="00696006"/>
    <w:rsid w:val="00696208"/>
    <w:rsid w:val="00696376"/>
    <w:rsid w:val="00696860"/>
    <w:rsid w:val="00696E20"/>
    <w:rsid w:val="00696E9A"/>
    <w:rsid w:val="006970D6"/>
    <w:rsid w:val="00697655"/>
    <w:rsid w:val="00697B5E"/>
    <w:rsid w:val="006A032C"/>
    <w:rsid w:val="006A053F"/>
    <w:rsid w:val="006A0839"/>
    <w:rsid w:val="006A0873"/>
    <w:rsid w:val="006A09EF"/>
    <w:rsid w:val="006A0A3B"/>
    <w:rsid w:val="006A0B9D"/>
    <w:rsid w:val="006A0FB9"/>
    <w:rsid w:val="006A1056"/>
    <w:rsid w:val="006A179B"/>
    <w:rsid w:val="006A1EF3"/>
    <w:rsid w:val="006A20B7"/>
    <w:rsid w:val="006A214A"/>
    <w:rsid w:val="006A2725"/>
    <w:rsid w:val="006A2AE7"/>
    <w:rsid w:val="006A3077"/>
    <w:rsid w:val="006A342F"/>
    <w:rsid w:val="006A3B2D"/>
    <w:rsid w:val="006A4438"/>
    <w:rsid w:val="006A46A5"/>
    <w:rsid w:val="006A4A19"/>
    <w:rsid w:val="006A4E7A"/>
    <w:rsid w:val="006A4E8A"/>
    <w:rsid w:val="006A525C"/>
    <w:rsid w:val="006A525D"/>
    <w:rsid w:val="006A562E"/>
    <w:rsid w:val="006A5E86"/>
    <w:rsid w:val="006A62DA"/>
    <w:rsid w:val="006A64A7"/>
    <w:rsid w:val="006A6AC4"/>
    <w:rsid w:val="006A6C60"/>
    <w:rsid w:val="006A6F7F"/>
    <w:rsid w:val="006A789B"/>
    <w:rsid w:val="006A78CC"/>
    <w:rsid w:val="006A7C89"/>
    <w:rsid w:val="006B03BA"/>
    <w:rsid w:val="006B056D"/>
    <w:rsid w:val="006B0C5E"/>
    <w:rsid w:val="006B0C62"/>
    <w:rsid w:val="006B105F"/>
    <w:rsid w:val="006B16FD"/>
    <w:rsid w:val="006B1709"/>
    <w:rsid w:val="006B1A75"/>
    <w:rsid w:val="006B1BF6"/>
    <w:rsid w:val="006B1C1C"/>
    <w:rsid w:val="006B20B4"/>
    <w:rsid w:val="006B24ED"/>
    <w:rsid w:val="006B26E2"/>
    <w:rsid w:val="006B26EA"/>
    <w:rsid w:val="006B26F2"/>
    <w:rsid w:val="006B2ABF"/>
    <w:rsid w:val="006B2AFD"/>
    <w:rsid w:val="006B2FB4"/>
    <w:rsid w:val="006B31D1"/>
    <w:rsid w:val="006B356B"/>
    <w:rsid w:val="006B357C"/>
    <w:rsid w:val="006B39C4"/>
    <w:rsid w:val="006B3E20"/>
    <w:rsid w:val="006B3E3A"/>
    <w:rsid w:val="006B3EEA"/>
    <w:rsid w:val="006B47FA"/>
    <w:rsid w:val="006B4D09"/>
    <w:rsid w:val="006B53DB"/>
    <w:rsid w:val="006B57C8"/>
    <w:rsid w:val="006B5C80"/>
    <w:rsid w:val="006B5C9A"/>
    <w:rsid w:val="006B6154"/>
    <w:rsid w:val="006B66C1"/>
    <w:rsid w:val="006B6896"/>
    <w:rsid w:val="006B6E54"/>
    <w:rsid w:val="006B73B2"/>
    <w:rsid w:val="006B7BFC"/>
    <w:rsid w:val="006B7CF2"/>
    <w:rsid w:val="006B7F40"/>
    <w:rsid w:val="006B7FDC"/>
    <w:rsid w:val="006C0549"/>
    <w:rsid w:val="006C0D70"/>
    <w:rsid w:val="006C0F50"/>
    <w:rsid w:val="006C10AB"/>
    <w:rsid w:val="006C142D"/>
    <w:rsid w:val="006C19B2"/>
    <w:rsid w:val="006C1B4D"/>
    <w:rsid w:val="006C1C7B"/>
    <w:rsid w:val="006C2C76"/>
    <w:rsid w:val="006C2E1A"/>
    <w:rsid w:val="006C315B"/>
    <w:rsid w:val="006C338E"/>
    <w:rsid w:val="006C346B"/>
    <w:rsid w:val="006C383D"/>
    <w:rsid w:val="006C3892"/>
    <w:rsid w:val="006C3B81"/>
    <w:rsid w:val="006C3BB8"/>
    <w:rsid w:val="006C4240"/>
    <w:rsid w:val="006C4B18"/>
    <w:rsid w:val="006C4F62"/>
    <w:rsid w:val="006C4FC7"/>
    <w:rsid w:val="006C58CA"/>
    <w:rsid w:val="006C5A69"/>
    <w:rsid w:val="006C5C3C"/>
    <w:rsid w:val="006C5F23"/>
    <w:rsid w:val="006C67F4"/>
    <w:rsid w:val="006C68C7"/>
    <w:rsid w:val="006C6932"/>
    <w:rsid w:val="006C6AF6"/>
    <w:rsid w:val="006C72BB"/>
    <w:rsid w:val="006C74CD"/>
    <w:rsid w:val="006C75F9"/>
    <w:rsid w:val="006C767D"/>
    <w:rsid w:val="006C7695"/>
    <w:rsid w:val="006C78A4"/>
    <w:rsid w:val="006C7D8F"/>
    <w:rsid w:val="006C7EE6"/>
    <w:rsid w:val="006D0119"/>
    <w:rsid w:val="006D0143"/>
    <w:rsid w:val="006D0334"/>
    <w:rsid w:val="006D0788"/>
    <w:rsid w:val="006D0FAE"/>
    <w:rsid w:val="006D1490"/>
    <w:rsid w:val="006D1522"/>
    <w:rsid w:val="006D1D68"/>
    <w:rsid w:val="006D1E2D"/>
    <w:rsid w:val="006D232A"/>
    <w:rsid w:val="006D2970"/>
    <w:rsid w:val="006D30E6"/>
    <w:rsid w:val="006D31C0"/>
    <w:rsid w:val="006D3263"/>
    <w:rsid w:val="006D335C"/>
    <w:rsid w:val="006D3540"/>
    <w:rsid w:val="006D38E5"/>
    <w:rsid w:val="006D3ADA"/>
    <w:rsid w:val="006D3B63"/>
    <w:rsid w:val="006D3E39"/>
    <w:rsid w:val="006D3F8E"/>
    <w:rsid w:val="006D45FA"/>
    <w:rsid w:val="006D46D3"/>
    <w:rsid w:val="006D473A"/>
    <w:rsid w:val="006D495F"/>
    <w:rsid w:val="006D4C34"/>
    <w:rsid w:val="006D50B9"/>
    <w:rsid w:val="006D529D"/>
    <w:rsid w:val="006D58DD"/>
    <w:rsid w:val="006D60D7"/>
    <w:rsid w:val="006D63C8"/>
    <w:rsid w:val="006D64D1"/>
    <w:rsid w:val="006D693E"/>
    <w:rsid w:val="006D6DED"/>
    <w:rsid w:val="006D7296"/>
    <w:rsid w:val="006D7C3A"/>
    <w:rsid w:val="006D7E60"/>
    <w:rsid w:val="006E011C"/>
    <w:rsid w:val="006E045E"/>
    <w:rsid w:val="006E098A"/>
    <w:rsid w:val="006E0C0B"/>
    <w:rsid w:val="006E157D"/>
    <w:rsid w:val="006E1886"/>
    <w:rsid w:val="006E19FB"/>
    <w:rsid w:val="006E1C69"/>
    <w:rsid w:val="006E1EEE"/>
    <w:rsid w:val="006E22AE"/>
    <w:rsid w:val="006E271E"/>
    <w:rsid w:val="006E29C1"/>
    <w:rsid w:val="006E29DA"/>
    <w:rsid w:val="006E32A4"/>
    <w:rsid w:val="006E35D9"/>
    <w:rsid w:val="006E3C7B"/>
    <w:rsid w:val="006E3D89"/>
    <w:rsid w:val="006E4123"/>
    <w:rsid w:val="006E4149"/>
    <w:rsid w:val="006E46A2"/>
    <w:rsid w:val="006E47B2"/>
    <w:rsid w:val="006E4808"/>
    <w:rsid w:val="006E484C"/>
    <w:rsid w:val="006E4D20"/>
    <w:rsid w:val="006E4E1F"/>
    <w:rsid w:val="006E55A6"/>
    <w:rsid w:val="006E5983"/>
    <w:rsid w:val="006E5F6A"/>
    <w:rsid w:val="006E61C1"/>
    <w:rsid w:val="006E6413"/>
    <w:rsid w:val="006E686C"/>
    <w:rsid w:val="006E68C4"/>
    <w:rsid w:val="006E6E7B"/>
    <w:rsid w:val="006E7013"/>
    <w:rsid w:val="006E70E4"/>
    <w:rsid w:val="006E79BA"/>
    <w:rsid w:val="006F051A"/>
    <w:rsid w:val="006F0695"/>
    <w:rsid w:val="006F06B0"/>
    <w:rsid w:val="006F0767"/>
    <w:rsid w:val="006F08B7"/>
    <w:rsid w:val="006F0CCC"/>
    <w:rsid w:val="006F11DA"/>
    <w:rsid w:val="006F12E5"/>
    <w:rsid w:val="006F1883"/>
    <w:rsid w:val="006F18E6"/>
    <w:rsid w:val="006F1B93"/>
    <w:rsid w:val="006F1D1F"/>
    <w:rsid w:val="006F20F5"/>
    <w:rsid w:val="006F2678"/>
    <w:rsid w:val="006F2AB0"/>
    <w:rsid w:val="006F3711"/>
    <w:rsid w:val="006F3D73"/>
    <w:rsid w:val="006F3EB7"/>
    <w:rsid w:val="006F3F23"/>
    <w:rsid w:val="006F497D"/>
    <w:rsid w:val="006F49C2"/>
    <w:rsid w:val="006F4E97"/>
    <w:rsid w:val="006F5259"/>
    <w:rsid w:val="006F55AB"/>
    <w:rsid w:val="006F59C3"/>
    <w:rsid w:val="006F5CB2"/>
    <w:rsid w:val="006F6125"/>
    <w:rsid w:val="006F6532"/>
    <w:rsid w:val="006F6954"/>
    <w:rsid w:val="006F6F23"/>
    <w:rsid w:val="006F6FBC"/>
    <w:rsid w:val="006F71B8"/>
    <w:rsid w:val="006F73E4"/>
    <w:rsid w:val="006F7518"/>
    <w:rsid w:val="006F782D"/>
    <w:rsid w:val="006F7C7A"/>
    <w:rsid w:val="006F7E3D"/>
    <w:rsid w:val="00700061"/>
    <w:rsid w:val="007001D4"/>
    <w:rsid w:val="00700517"/>
    <w:rsid w:val="0070062D"/>
    <w:rsid w:val="00700718"/>
    <w:rsid w:val="00700984"/>
    <w:rsid w:val="0070116A"/>
    <w:rsid w:val="007011E6"/>
    <w:rsid w:val="00701583"/>
    <w:rsid w:val="00701697"/>
    <w:rsid w:val="00701818"/>
    <w:rsid w:val="0070195D"/>
    <w:rsid w:val="00701DFD"/>
    <w:rsid w:val="00702AB5"/>
    <w:rsid w:val="00702B8C"/>
    <w:rsid w:val="00702D24"/>
    <w:rsid w:val="007032B7"/>
    <w:rsid w:val="007033E0"/>
    <w:rsid w:val="00703E1D"/>
    <w:rsid w:val="007043F3"/>
    <w:rsid w:val="00704429"/>
    <w:rsid w:val="007046F0"/>
    <w:rsid w:val="007048F3"/>
    <w:rsid w:val="007049EE"/>
    <w:rsid w:val="0070526E"/>
    <w:rsid w:val="00705845"/>
    <w:rsid w:val="007058D4"/>
    <w:rsid w:val="00705AB0"/>
    <w:rsid w:val="00706672"/>
    <w:rsid w:val="00707311"/>
    <w:rsid w:val="0070736B"/>
    <w:rsid w:val="00707A65"/>
    <w:rsid w:val="0071033A"/>
    <w:rsid w:val="0071061E"/>
    <w:rsid w:val="0071066C"/>
    <w:rsid w:val="00710B07"/>
    <w:rsid w:val="00710ED0"/>
    <w:rsid w:val="00711267"/>
    <w:rsid w:val="0071149C"/>
    <w:rsid w:val="0071198C"/>
    <w:rsid w:val="00711A7A"/>
    <w:rsid w:val="0071230A"/>
    <w:rsid w:val="0071247F"/>
    <w:rsid w:val="0071255D"/>
    <w:rsid w:val="00712596"/>
    <w:rsid w:val="00712945"/>
    <w:rsid w:val="00712A16"/>
    <w:rsid w:val="00712B73"/>
    <w:rsid w:val="007136E7"/>
    <w:rsid w:val="0071381A"/>
    <w:rsid w:val="00713A1E"/>
    <w:rsid w:val="00713B1A"/>
    <w:rsid w:val="00713BE2"/>
    <w:rsid w:val="00713C3C"/>
    <w:rsid w:val="007151B5"/>
    <w:rsid w:val="00715260"/>
    <w:rsid w:val="00715460"/>
    <w:rsid w:val="00715927"/>
    <w:rsid w:val="00715D33"/>
    <w:rsid w:val="00716032"/>
    <w:rsid w:val="00716298"/>
    <w:rsid w:val="00716625"/>
    <w:rsid w:val="007170A2"/>
    <w:rsid w:val="007171D2"/>
    <w:rsid w:val="0071769B"/>
    <w:rsid w:val="007176A7"/>
    <w:rsid w:val="0071771C"/>
    <w:rsid w:val="00717802"/>
    <w:rsid w:val="0071790C"/>
    <w:rsid w:val="00717B1A"/>
    <w:rsid w:val="00717E8B"/>
    <w:rsid w:val="00717F72"/>
    <w:rsid w:val="00720568"/>
    <w:rsid w:val="00720FAD"/>
    <w:rsid w:val="007213A4"/>
    <w:rsid w:val="0072141A"/>
    <w:rsid w:val="00721808"/>
    <w:rsid w:val="00721F28"/>
    <w:rsid w:val="00721F50"/>
    <w:rsid w:val="00721F95"/>
    <w:rsid w:val="00722060"/>
    <w:rsid w:val="007225C4"/>
    <w:rsid w:val="007236E4"/>
    <w:rsid w:val="00723AB0"/>
    <w:rsid w:val="00723ACA"/>
    <w:rsid w:val="00723BD6"/>
    <w:rsid w:val="00723D19"/>
    <w:rsid w:val="00723FE9"/>
    <w:rsid w:val="007241A3"/>
    <w:rsid w:val="00724228"/>
    <w:rsid w:val="007244D5"/>
    <w:rsid w:val="0072479B"/>
    <w:rsid w:val="007247C9"/>
    <w:rsid w:val="00724988"/>
    <w:rsid w:val="00724B65"/>
    <w:rsid w:val="0072537E"/>
    <w:rsid w:val="00725513"/>
    <w:rsid w:val="00725CB7"/>
    <w:rsid w:val="00725D47"/>
    <w:rsid w:val="00725E24"/>
    <w:rsid w:val="007260C2"/>
    <w:rsid w:val="007268E3"/>
    <w:rsid w:val="00726B69"/>
    <w:rsid w:val="00726F98"/>
    <w:rsid w:val="00727299"/>
    <w:rsid w:val="00727874"/>
    <w:rsid w:val="007279B6"/>
    <w:rsid w:val="00727DCA"/>
    <w:rsid w:val="0073016B"/>
    <w:rsid w:val="00730193"/>
    <w:rsid w:val="007307DA"/>
    <w:rsid w:val="00730A1D"/>
    <w:rsid w:val="00731707"/>
    <w:rsid w:val="00731CDB"/>
    <w:rsid w:val="0073264A"/>
    <w:rsid w:val="007327ED"/>
    <w:rsid w:val="00732952"/>
    <w:rsid w:val="00732F9F"/>
    <w:rsid w:val="00732FCB"/>
    <w:rsid w:val="0073309F"/>
    <w:rsid w:val="007330AB"/>
    <w:rsid w:val="007337C2"/>
    <w:rsid w:val="007337E8"/>
    <w:rsid w:val="007339C9"/>
    <w:rsid w:val="00733CF5"/>
    <w:rsid w:val="00733E9E"/>
    <w:rsid w:val="007342B4"/>
    <w:rsid w:val="00734961"/>
    <w:rsid w:val="00734E79"/>
    <w:rsid w:val="007350CA"/>
    <w:rsid w:val="007355E0"/>
    <w:rsid w:val="00735839"/>
    <w:rsid w:val="00735A31"/>
    <w:rsid w:val="00735FF8"/>
    <w:rsid w:val="007362DD"/>
    <w:rsid w:val="007367A0"/>
    <w:rsid w:val="00736B0C"/>
    <w:rsid w:val="00736B1E"/>
    <w:rsid w:val="007375A4"/>
    <w:rsid w:val="0073764C"/>
    <w:rsid w:val="00737AA0"/>
    <w:rsid w:val="00737B8C"/>
    <w:rsid w:val="007401B8"/>
    <w:rsid w:val="0074035C"/>
    <w:rsid w:val="00740769"/>
    <w:rsid w:val="00740EF3"/>
    <w:rsid w:val="00740F09"/>
    <w:rsid w:val="00740F7D"/>
    <w:rsid w:val="00741187"/>
    <w:rsid w:val="007415F0"/>
    <w:rsid w:val="00741613"/>
    <w:rsid w:val="0074266F"/>
    <w:rsid w:val="0074305D"/>
    <w:rsid w:val="0074330C"/>
    <w:rsid w:val="00743486"/>
    <w:rsid w:val="007435A3"/>
    <w:rsid w:val="00743F6F"/>
    <w:rsid w:val="0074420A"/>
    <w:rsid w:val="0074422C"/>
    <w:rsid w:val="00744356"/>
    <w:rsid w:val="007443C0"/>
    <w:rsid w:val="0074448D"/>
    <w:rsid w:val="00744ADF"/>
    <w:rsid w:val="00744B12"/>
    <w:rsid w:val="00744B72"/>
    <w:rsid w:val="00744BE7"/>
    <w:rsid w:val="00744DC1"/>
    <w:rsid w:val="007454FF"/>
    <w:rsid w:val="00745565"/>
    <w:rsid w:val="007455C9"/>
    <w:rsid w:val="00745616"/>
    <w:rsid w:val="00745C4F"/>
    <w:rsid w:val="00745EBB"/>
    <w:rsid w:val="00746184"/>
    <w:rsid w:val="0074660C"/>
    <w:rsid w:val="0074669C"/>
    <w:rsid w:val="00746954"/>
    <w:rsid w:val="00746B9A"/>
    <w:rsid w:val="00746D79"/>
    <w:rsid w:val="00747054"/>
    <w:rsid w:val="0074765B"/>
    <w:rsid w:val="007476F0"/>
    <w:rsid w:val="00747855"/>
    <w:rsid w:val="007478E5"/>
    <w:rsid w:val="00750274"/>
    <w:rsid w:val="00750605"/>
    <w:rsid w:val="007507C5"/>
    <w:rsid w:val="0075135A"/>
    <w:rsid w:val="0075163D"/>
    <w:rsid w:val="0075199E"/>
    <w:rsid w:val="00751F74"/>
    <w:rsid w:val="00752071"/>
    <w:rsid w:val="00752535"/>
    <w:rsid w:val="00752693"/>
    <w:rsid w:val="007529A6"/>
    <w:rsid w:val="007529CF"/>
    <w:rsid w:val="00752D8E"/>
    <w:rsid w:val="00753137"/>
    <w:rsid w:val="007535D5"/>
    <w:rsid w:val="00753C4A"/>
    <w:rsid w:val="00753F51"/>
    <w:rsid w:val="00753FCA"/>
    <w:rsid w:val="00754694"/>
    <w:rsid w:val="00754830"/>
    <w:rsid w:val="007549CD"/>
    <w:rsid w:val="00754A56"/>
    <w:rsid w:val="00754C14"/>
    <w:rsid w:val="00755182"/>
    <w:rsid w:val="0075585C"/>
    <w:rsid w:val="00755A5D"/>
    <w:rsid w:val="00755DF2"/>
    <w:rsid w:val="0075628E"/>
    <w:rsid w:val="007562B6"/>
    <w:rsid w:val="00756ABB"/>
    <w:rsid w:val="00756BD7"/>
    <w:rsid w:val="00757063"/>
    <w:rsid w:val="00757777"/>
    <w:rsid w:val="00757F04"/>
    <w:rsid w:val="00760975"/>
    <w:rsid w:val="00760C32"/>
    <w:rsid w:val="00760C91"/>
    <w:rsid w:val="00760CEC"/>
    <w:rsid w:val="007610D9"/>
    <w:rsid w:val="007612FB"/>
    <w:rsid w:val="00761670"/>
    <w:rsid w:val="00761A47"/>
    <w:rsid w:val="00761E84"/>
    <w:rsid w:val="0076234D"/>
    <w:rsid w:val="00762792"/>
    <w:rsid w:val="00762A36"/>
    <w:rsid w:val="00762D89"/>
    <w:rsid w:val="007630BE"/>
    <w:rsid w:val="00763A39"/>
    <w:rsid w:val="00763D4E"/>
    <w:rsid w:val="00763F6D"/>
    <w:rsid w:val="0076418E"/>
    <w:rsid w:val="0076437E"/>
    <w:rsid w:val="00764AB3"/>
    <w:rsid w:val="00764B50"/>
    <w:rsid w:val="00764D20"/>
    <w:rsid w:val="00764F18"/>
    <w:rsid w:val="0076549D"/>
    <w:rsid w:val="007655E5"/>
    <w:rsid w:val="00765762"/>
    <w:rsid w:val="00765842"/>
    <w:rsid w:val="0076676F"/>
    <w:rsid w:val="0076677D"/>
    <w:rsid w:val="00767041"/>
    <w:rsid w:val="007672DA"/>
    <w:rsid w:val="0076736C"/>
    <w:rsid w:val="0076775B"/>
    <w:rsid w:val="00767C61"/>
    <w:rsid w:val="0077012D"/>
    <w:rsid w:val="007703D8"/>
    <w:rsid w:val="007705AB"/>
    <w:rsid w:val="00770DE5"/>
    <w:rsid w:val="00770E66"/>
    <w:rsid w:val="007714A4"/>
    <w:rsid w:val="007714C4"/>
    <w:rsid w:val="00772226"/>
    <w:rsid w:val="007722A5"/>
    <w:rsid w:val="00772402"/>
    <w:rsid w:val="007725EE"/>
    <w:rsid w:val="007725F1"/>
    <w:rsid w:val="0077274F"/>
    <w:rsid w:val="00772923"/>
    <w:rsid w:val="00772966"/>
    <w:rsid w:val="00772D5D"/>
    <w:rsid w:val="007734E5"/>
    <w:rsid w:val="007736F0"/>
    <w:rsid w:val="007737A5"/>
    <w:rsid w:val="007737D4"/>
    <w:rsid w:val="00773A12"/>
    <w:rsid w:val="00773C93"/>
    <w:rsid w:val="00774139"/>
    <w:rsid w:val="00774185"/>
    <w:rsid w:val="007745E3"/>
    <w:rsid w:val="00774F0E"/>
    <w:rsid w:val="00775373"/>
    <w:rsid w:val="0077589E"/>
    <w:rsid w:val="00775F3A"/>
    <w:rsid w:val="00775FD0"/>
    <w:rsid w:val="00776C57"/>
    <w:rsid w:val="007771AA"/>
    <w:rsid w:val="00777534"/>
    <w:rsid w:val="00777566"/>
    <w:rsid w:val="00777637"/>
    <w:rsid w:val="00777A7B"/>
    <w:rsid w:val="00777B02"/>
    <w:rsid w:val="00777D01"/>
    <w:rsid w:val="007801A0"/>
    <w:rsid w:val="0078031C"/>
    <w:rsid w:val="00780C91"/>
    <w:rsid w:val="00780D1E"/>
    <w:rsid w:val="007811E6"/>
    <w:rsid w:val="00781EC0"/>
    <w:rsid w:val="00781EDE"/>
    <w:rsid w:val="00781F6E"/>
    <w:rsid w:val="00782396"/>
    <w:rsid w:val="007826F7"/>
    <w:rsid w:val="00782B3C"/>
    <w:rsid w:val="00782D5C"/>
    <w:rsid w:val="007834EC"/>
    <w:rsid w:val="00783A83"/>
    <w:rsid w:val="00783F06"/>
    <w:rsid w:val="00784F64"/>
    <w:rsid w:val="007857ED"/>
    <w:rsid w:val="00785B0A"/>
    <w:rsid w:val="00785CB6"/>
    <w:rsid w:val="00786005"/>
    <w:rsid w:val="007861CB"/>
    <w:rsid w:val="0078628A"/>
    <w:rsid w:val="00786602"/>
    <w:rsid w:val="00787196"/>
    <w:rsid w:val="0078726A"/>
    <w:rsid w:val="007875EA"/>
    <w:rsid w:val="007876FE"/>
    <w:rsid w:val="00787D73"/>
    <w:rsid w:val="0079001C"/>
    <w:rsid w:val="007907FC"/>
    <w:rsid w:val="0079085D"/>
    <w:rsid w:val="0079087B"/>
    <w:rsid w:val="0079098D"/>
    <w:rsid w:val="00790B91"/>
    <w:rsid w:val="00790C84"/>
    <w:rsid w:val="0079133E"/>
    <w:rsid w:val="007914DE"/>
    <w:rsid w:val="00791CFA"/>
    <w:rsid w:val="00791E07"/>
    <w:rsid w:val="00792B46"/>
    <w:rsid w:val="00792BFB"/>
    <w:rsid w:val="00792CA1"/>
    <w:rsid w:val="0079314A"/>
    <w:rsid w:val="0079333B"/>
    <w:rsid w:val="0079359B"/>
    <w:rsid w:val="007935BF"/>
    <w:rsid w:val="007936A3"/>
    <w:rsid w:val="00793853"/>
    <w:rsid w:val="0079397E"/>
    <w:rsid w:val="00793989"/>
    <w:rsid w:val="0079401F"/>
    <w:rsid w:val="00794177"/>
    <w:rsid w:val="0079437F"/>
    <w:rsid w:val="00794807"/>
    <w:rsid w:val="00794847"/>
    <w:rsid w:val="00794B3F"/>
    <w:rsid w:val="00795035"/>
    <w:rsid w:val="0079506A"/>
    <w:rsid w:val="00795509"/>
    <w:rsid w:val="00795801"/>
    <w:rsid w:val="00795B2A"/>
    <w:rsid w:val="00795EAC"/>
    <w:rsid w:val="00795F15"/>
    <w:rsid w:val="00796046"/>
    <w:rsid w:val="007961D2"/>
    <w:rsid w:val="00796329"/>
    <w:rsid w:val="00796A63"/>
    <w:rsid w:val="00796C3B"/>
    <w:rsid w:val="00796D91"/>
    <w:rsid w:val="00796F5A"/>
    <w:rsid w:val="00797650"/>
    <w:rsid w:val="007977DF"/>
    <w:rsid w:val="007979D2"/>
    <w:rsid w:val="00797EAB"/>
    <w:rsid w:val="007A0327"/>
    <w:rsid w:val="007A074A"/>
    <w:rsid w:val="007A077F"/>
    <w:rsid w:val="007A1055"/>
    <w:rsid w:val="007A159C"/>
    <w:rsid w:val="007A1AB9"/>
    <w:rsid w:val="007A2525"/>
    <w:rsid w:val="007A2850"/>
    <w:rsid w:val="007A290A"/>
    <w:rsid w:val="007A2A91"/>
    <w:rsid w:val="007A2C9D"/>
    <w:rsid w:val="007A2EA4"/>
    <w:rsid w:val="007A2FCB"/>
    <w:rsid w:val="007A30BC"/>
    <w:rsid w:val="007A312C"/>
    <w:rsid w:val="007A398E"/>
    <w:rsid w:val="007A3DAA"/>
    <w:rsid w:val="007A4DE3"/>
    <w:rsid w:val="007A4F6E"/>
    <w:rsid w:val="007A5136"/>
    <w:rsid w:val="007A57C1"/>
    <w:rsid w:val="007A5C73"/>
    <w:rsid w:val="007A6143"/>
    <w:rsid w:val="007A6385"/>
    <w:rsid w:val="007A6616"/>
    <w:rsid w:val="007A685C"/>
    <w:rsid w:val="007A688B"/>
    <w:rsid w:val="007A6994"/>
    <w:rsid w:val="007A6C60"/>
    <w:rsid w:val="007A6D73"/>
    <w:rsid w:val="007A6E2B"/>
    <w:rsid w:val="007A6ECE"/>
    <w:rsid w:val="007A7354"/>
    <w:rsid w:val="007A79E7"/>
    <w:rsid w:val="007A7B86"/>
    <w:rsid w:val="007A7DE8"/>
    <w:rsid w:val="007B0262"/>
    <w:rsid w:val="007B04D9"/>
    <w:rsid w:val="007B0C03"/>
    <w:rsid w:val="007B0E7A"/>
    <w:rsid w:val="007B10AD"/>
    <w:rsid w:val="007B11EF"/>
    <w:rsid w:val="007B1280"/>
    <w:rsid w:val="007B133E"/>
    <w:rsid w:val="007B1917"/>
    <w:rsid w:val="007B1AE3"/>
    <w:rsid w:val="007B1BAB"/>
    <w:rsid w:val="007B1C47"/>
    <w:rsid w:val="007B1C57"/>
    <w:rsid w:val="007B2887"/>
    <w:rsid w:val="007B2AA6"/>
    <w:rsid w:val="007B2D35"/>
    <w:rsid w:val="007B2F47"/>
    <w:rsid w:val="007B376F"/>
    <w:rsid w:val="007B3F35"/>
    <w:rsid w:val="007B3F4F"/>
    <w:rsid w:val="007B42E0"/>
    <w:rsid w:val="007B4726"/>
    <w:rsid w:val="007B4BA0"/>
    <w:rsid w:val="007B5099"/>
    <w:rsid w:val="007B509D"/>
    <w:rsid w:val="007B50CC"/>
    <w:rsid w:val="007B5B89"/>
    <w:rsid w:val="007B5BEE"/>
    <w:rsid w:val="007B641D"/>
    <w:rsid w:val="007B6546"/>
    <w:rsid w:val="007B66CD"/>
    <w:rsid w:val="007B704A"/>
    <w:rsid w:val="007B717E"/>
    <w:rsid w:val="007B7B50"/>
    <w:rsid w:val="007C080E"/>
    <w:rsid w:val="007C0977"/>
    <w:rsid w:val="007C1177"/>
    <w:rsid w:val="007C1D54"/>
    <w:rsid w:val="007C2031"/>
    <w:rsid w:val="007C2034"/>
    <w:rsid w:val="007C20FA"/>
    <w:rsid w:val="007C237E"/>
    <w:rsid w:val="007C23EF"/>
    <w:rsid w:val="007C258D"/>
    <w:rsid w:val="007C2682"/>
    <w:rsid w:val="007C28E4"/>
    <w:rsid w:val="007C3219"/>
    <w:rsid w:val="007C34E6"/>
    <w:rsid w:val="007C35D7"/>
    <w:rsid w:val="007C35E9"/>
    <w:rsid w:val="007C35FC"/>
    <w:rsid w:val="007C3617"/>
    <w:rsid w:val="007C37E7"/>
    <w:rsid w:val="007C3911"/>
    <w:rsid w:val="007C3D74"/>
    <w:rsid w:val="007C3FC4"/>
    <w:rsid w:val="007C4185"/>
    <w:rsid w:val="007C4208"/>
    <w:rsid w:val="007C42CA"/>
    <w:rsid w:val="007C49AD"/>
    <w:rsid w:val="007C4BBC"/>
    <w:rsid w:val="007C4DA7"/>
    <w:rsid w:val="007C593D"/>
    <w:rsid w:val="007C5FFA"/>
    <w:rsid w:val="007C67D9"/>
    <w:rsid w:val="007C6DC8"/>
    <w:rsid w:val="007C6E56"/>
    <w:rsid w:val="007C707D"/>
    <w:rsid w:val="007C797B"/>
    <w:rsid w:val="007C7ABB"/>
    <w:rsid w:val="007C7E03"/>
    <w:rsid w:val="007D01FF"/>
    <w:rsid w:val="007D0209"/>
    <w:rsid w:val="007D0219"/>
    <w:rsid w:val="007D0C47"/>
    <w:rsid w:val="007D0D34"/>
    <w:rsid w:val="007D1142"/>
    <w:rsid w:val="007D13DD"/>
    <w:rsid w:val="007D14A0"/>
    <w:rsid w:val="007D15E6"/>
    <w:rsid w:val="007D1A1D"/>
    <w:rsid w:val="007D1F12"/>
    <w:rsid w:val="007D22E4"/>
    <w:rsid w:val="007D2611"/>
    <w:rsid w:val="007D2977"/>
    <w:rsid w:val="007D2F6B"/>
    <w:rsid w:val="007D2FFB"/>
    <w:rsid w:val="007D303E"/>
    <w:rsid w:val="007D3340"/>
    <w:rsid w:val="007D344A"/>
    <w:rsid w:val="007D3637"/>
    <w:rsid w:val="007D3757"/>
    <w:rsid w:val="007D37E1"/>
    <w:rsid w:val="007D3B39"/>
    <w:rsid w:val="007D3D74"/>
    <w:rsid w:val="007D3DB9"/>
    <w:rsid w:val="007D3E4E"/>
    <w:rsid w:val="007D4170"/>
    <w:rsid w:val="007D4C8B"/>
    <w:rsid w:val="007D4EB0"/>
    <w:rsid w:val="007D53B4"/>
    <w:rsid w:val="007D5AFF"/>
    <w:rsid w:val="007D5CE9"/>
    <w:rsid w:val="007D6567"/>
    <w:rsid w:val="007D7413"/>
    <w:rsid w:val="007D7511"/>
    <w:rsid w:val="007D7937"/>
    <w:rsid w:val="007E06C1"/>
    <w:rsid w:val="007E1065"/>
    <w:rsid w:val="007E126D"/>
    <w:rsid w:val="007E13BA"/>
    <w:rsid w:val="007E1466"/>
    <w:rsid w:val="007E19CC"/>
    <w:rsid w:val="007E22CB"/>
    <w:rsid w:val="007E244B"/>
    <w:rsid w:val="007E24BB"/>
    <w:rsid w:val="007E2828"/>
    <w:rsid w:val="007E2B2F"/>
    <w:rsid w:val="007E3483"/>
    <w:rsid w:val="007E3F84"/>
    <w:rsid w:val="007E488E"/>
    <w:rsid w:val="007E49E8"/>
    <w:rsid w:val="007E4C59"/>
    <w:rsid w:val="007E4D00"/>
    <w:rsid w:val="007E4FE7"/>
    <w:rsid w:val="007E5277"/>
    <w:rsid w:val="007E54D8"/>
    <w:rsid w:val="007E55B6"/>
    <w:rsid w:val="007E5F91"/>
    <w:rsid w:val="007E65D0"/>
    <w:rsid w:val="007E66D3"/>
    <w:rsid w:val="007E6860"/>
    <w:rsid w:val="007E6B39"/>
    <w:rsid w:val="007E6B8F"/>
    <w:rsid w:val="007E6C64"/>
    <w:rsid w:val="007E6DF5"/>
    <w:rsid w:val="007E7354"/>
    <w:rsid w:val="007E7592"/>
    <w:rsid w:val="007E7690"/>
    <w:rsid w:val="007E76D2"/>
    <w:rsid w:val="007E7DA7"/>
    <w:rsid w:val="007F028A"/>
    <w:rsid w:val="007F0335"/>
    <w:rsid w:val="007F05D4"/>
    <w:rsid w:val="007F087C"/>
    <w:rsid w:val="007F1552"/>
    <w:rsid w:val="007F17E8"/>
    <w:rsid w:val="007F2180"/>
    <w:rsid w:val="007F255B"/>
    <w:rsid w:val="007F282E"/>
    <w:rsid w:val="007F327A"/>
    <w:rsid w:val="007F3518"/>
    <w:rsid w:val="007F3573"/>
    <w:rsid w:val="007F37BD"/>
    <w:rsid w:val="007F3A4E"/>
    <w:rsid w:val="007F3B5F"/>
    <w:rsid w:val="007F3C2B"/>
    <w:rsid w:val="007F3CD2"/>
    <w:rsid w:val="007F3DDE"/>
    <w:rsid w:val="007F45D1"/>
    <w:rsid w:val="007F4C2E"/>
    <w:rsid w:val="007F4CF9"/>
    <w:rsid w:val="007F4D0A"/>
    <w:rsid w:val="007F522E"/>
    <w:rsid w:val="007F52D4"/>
    <w:rsid w:val="007F579B"/>
    <w:rsid w:val="007F6BD3"/>
    <w:rsid w:val="007F6C43"/>
    <w:rsid w:val="007F6C86"/>
    <w:rsid w:val="007F6CDE"/>
    <w:rsid w:val="007F6FF3"/>
    <w:rsid w:val="007F7186"/>
    <w:rsid w:val="007F74D5"/>
    <w:rsid w:val="007F7655"/>
    <w:rsid w:val="007F770A"/>
    <w:rsid w:val="007F783D"/>
    <w:rsid w:val="007F7BA1"/>
    <w:rsid w:val="007F7EC0"/>
    <w:rsid w:val="008000E6"/>
    <w:rsid w:val="008003C2"/>
    <w:rsid w:val="00800522"/>
    <w:rsid w:val="00800587"/>
    <w:rsid w:val="008005F9"/>
    <w:rsid w:val="00800EA9"/>
    <w:rsid w:val="00801782"/>
    <w:rsid w:val="00801D04"/>
    <w:rsid w:val="00801F13"/>
    <w:rsid w:val="0080247B"/>
    <w:rsid w:val="00802569"/>
    <w:rsid w:val="00802716"/>
    <w:rsid w:val="00802793"/>
    <w:rsid w:val="00802D21"/>
    <w:rsid w:val="00802F79"/>
    <w:rsid w:val="008032F6"/>
    <w:rsid w:val="008033F8"/>
    <w:rsid w:val="008038C7"/>
    <w:rsid w:val="00803BD6"/>
    <w:rsid w:val="008044E7"/>
    <w:rsid w:val="00804B56"/>
    <w:rsid w:val="00804B9D"/>
    <w:rsid w:val="00804DF3"/>
    <w:rsid w:val="00804FC1"/>
    <w:rsid w:val="00805140"/>
    <w:rsid w:val="00805352"/>
    <w:rsid w:val="00805450"/>
    <w:rsid w:val="008056CF"/>
    <w:rsid w:val="0080606D"/>
    <w:rsid w:val="008061BF"/>
    <w:rsid w:val="00806399"/>
    <w:rsid w:val="0080655C"/>
    <w:rsid w:val="00806797"/>
    <w:rsid w:val="008069C7"/>
    <w:rsid w:val="00806C3D"/>
    <w:rsid w:val="00806FE4"/>
    <w:rsid w:val="00807089"/>
    <w:rsid w:val="008078F2"/>
    <w:rsid w:val="00810A43"/>
    <w:rsid w:val="00810DF3"/>
    <w:rsid w:val="008112CC"/>
    <w:rsid w:val="00811ED6"/>
    <w:rsid w:val="0081247A"/>
    <w:rsid w:val="008130AB"/>
    <w:rsid w:val="00813232"/>
    <w:rsid w:val="00813748"/>
    <w:rsid w:val="00813C72"/>
    <w:rsid w:val="00813C76"/>
    <w:rsid w:val="00813CAD"/>
    <w:rsid w:val="0081430E"/>
    <w:rsid w:val="0081471F"/>
    <w:rsid w:val="008148D2"/>
    <w:rsid w:val="008150BA"/>
    <w:rsid w:val="00815249"/>
    <w:rsid w:val="008158A8"/>
    <w:rsid w:val="0081600A"/>
    <w:rsid w:val="00816269"/>
    <w:rsid w:val="00816362"/>
    <w:rsid w:val="00816724"/>
    <w:rsid w:val="00816A6D"/>
    <w:rsid w:val="00817556"/>
    <w:rsid w:val="0081788E"/>
    <w:rsid w:val="008201FC"/>
    <w:rsid w:val="008204C3"/>
    <w:rsid w:val="00820940"/>
    <w:rsid w:val="008211A2"/>
    <w:rsid w:val="00821387"/>
    <w:rsid w:val="00821B5F"/>
    <w:rsid w:val="0082200A"/>
    <w:rsid w:val="008225A4"/>
    <w:rsid w:val="008226AC"/>
    <w:rsid w:val="0082271E"/>
    <w:rsid w:val="008228C0"/>
    <w:rsid w:val="008228C8"/>
    <w:rsid w:val="008232C4"/>
    <w:rsid w:val="00823881"/>
    <w:rsid w:val="00823D13"/>
    <w:rsid w:val="00824317"/>
    <w:rsid w:val="0082436D"/>
    <w:rsid w:val="008245D5"/>
    <w:rsid w:val="0082471B"/>
    <w:rsid w:val="00824AC5"/>
    <w:rsid w:val="00824EB5"/>
    <w:rsid w:val="00824F36"/>
    <w:rsid w:val="00825055"/>
    <w:rsid w:val="00825422"/>
    <w:rsid w:val="00825542"/>
    <w:rsid w:val="0082566F"/>
    <w:rsid w:val="00825DF3"/>
    <w:rsid w:val="0082611E"/>
    <w:rsid w:val="00826414"/>
    <w:rsid w:val="0082676B"/>
    <w:rsid w:val="00826968"/>
    <w:rsid w:val="00826B65"/>
    <w:rsid w:val="00826CAC"/>
    <w:rsid w:val="00826EAF"/>
    <w:rsid w:val="0083008C"/>
    <w:rsid w:val="0083035A"/>
    <w:rsid w:val="00830645"/>
    <w:rsid w:val="00831B31"/>
    <w:rsid w:val="00831BF5"/>
    <w:rsid w:val="008328C5"/>
    <w:rsid w:val="00832F85"/>
    <w:rsid w:val="0083344B"/>
    <w:rsid w:val="008335B3"/>
    <w:rsid w:val="00833F5B"/>
    <w:rsid w:val="00834292"/>
    <w:rsid w:val="008342C7"/>
    <w:rsid w:val="00834302"/>
    <w:rsid w:val="00834864"/>
    <w:rsid w:val="00834E1B"/>
    <w:rsid w:val="00835411"/>
    <w:rsid w:val="00835726"/>
    <w:rsid w:val="008357FA"/>
    <w:rsid w:val="00835A53"/>
    <w:rsid w:val="00835AC9"/>
    <w:rsid w:val="00835CE0"/>
    <w:rsid w:val="00836BAD"/>
    <w:rsid w:val="00837482"/>
    <w:rsid w:val="008374F1"/>
    <w:rsid w:val="00837DB1"/>
    <w:rsid w:val="00837E2A"/>
    <w:rsid w:val="00840366"/>
    <w:rsid w:val="0084045B"/>
    <w:rsid w:val="00840788"/>
    <w:rsid w:val="00840943"/>
    <w:rsid w:val="00840B64"/>
    <w:rsid w:val="00841184"/>
    <w:rsid w:val="00841460"/>
    <w:rsid w:val="00841DEF"/>
    <w:rsid w:val="0084278E"/>
    <w:rsid w:val="00842E64"/>
    <w:rsid w:val="008437E9"/>
    <w:rsid w:val="00843E84"/>
    <w:rsid w:val="008441EE"/>
    <w:rsid w:val="0084459E"/>
    <w:rsid w:val="0084472C"/>
    <w:rsid w:val="00844EFC"/>
    <w:rsid w:val="00844F0E"/>
    <w:rsid w:val="0084510D"/>
    <w:rsid w:val="008453E7"/>
    <w:rsid w:val="00845A86"/>
    <w:rsid w:val="00845D45"/>
    <w:rsid w:val="00846069"/>
    <w:rsid w:val="00846768"/>
    <w:rsid w:val="00846F81"/>
    <w:rsid w:val="0084702B"/>
    <w:rsid w:val="008476AF"/>
    <w:rsid w:val="0084793F"/>
    <w:rsid w:val="00847D4F"/>
    <w:rsid w:val="008508BF"/>
    <w:rsid w:val="008509BC"/>
    <w:rsid w:val="00850AAA"/>
    <w:rsid w:val="00850C65"/>
    <w:rsid w:val="00850CAA"/>
    <w:rsid w:val="00850F35"/>
    <w:rsid w:val="00850FD1"/>
    <w:rsid w:val="00851993"/>
    <w:rsid w:val="00851AE8"/>
    <w:rsid w:val="00852257"/>
    <w:rsid w:val="008526BE"/>
    <w:rsid w:val="00852878"/>
    <w:rsid w:val="00852DCE"/>
    <w:rsid w:val="008539AF"/>
    <w:rsid w:val="00853A0E"/>
    <w:rsid w:val="00853D7E"/>
    <w:rsid w:val="00854090"/>
    <w:rsid w:val="008547BC"/>
    <w:rsid w:val="008547D6"/>
    <w:rsid w:val="008548BF"/>
    <w:rsid w:val="00854F3B"/>
    <w:rsid w:val="0085502A"/>
    <w:rsid w:val="008550E6"/>
    <w:rsid w:val="00855A1F"/>
    <w:rsid w:val="00855A8F"/>
    <w:rsid w:val="00855DE4"/>
    <w:rsid w:val="00855FAA"/>
    <w:rsid w:val="00856155"/>
    <w:rsid w:val="00856A3D"/>
    <w:rsid w:val="00856DB1"/>
    <w:rsid w:val="00856FCF"/>
    <w:rsid w:val="008570B0"/>
    <w:rsid w:val="00857115"/>
    <w:rsid w:val="008573E4"/>
    <w:rsid w:val="00857488"/>
    <w:rsid w:val="008578D4"/>
    <w:rsid w:val="00857ACF"/>
    <w:rsid w:val="00860513"/>
    <w:rsid w:val="00860637"/>
    <w:rsid w:val="00860865"/>
    <w:rsid w:val="00860B0C"/>
    <w:rsid w:val="00860B1E"/>
    <w:rsid w:val="00860D56"/>
    <w:rsid w:val="008611DA"/>
    <w:rsid w:val="00861A09"/>
    <w:rsid w:val="00861AA9"/>
    <w:rsid w:val="00861AEF"/>
    <w:rsid w:val="00861BAD"/>
    <w:rsid w:val="00862150"/>
    <w:rsid w:val="00862456"/>
    <w:rsid w:val="008624DC"/>
    <w:rsid w:val="00863218"/>
    <w:rsid w:val="00863A3F"/>
    <w:rsid w:val="00863B56"/>
    <w:rsid w:val="00863D05"/>
    <w:rsid w:val="008647C5"/>
    <w:rsid w:val="00864F77"/>
    <w:rsid w:val="00864FF4"/>
    <w:rsid w:val="00865121"/>
    <w:rsid w:val="008652D6"/>
    <w:rsid w:val="00865314"/>
    <w:rsid w:val="00865370"/>
    <w:rsid w:val="00865473"/>
    <w:rsid w:val="008656F0"/>
    <w:rsid w:val="0086574B"/>
    <w:rsid w:val="00865D27"/>
    <w:rsid w:val="00866471"/>
    <w:rsid w:val="00866564"/>
    <w:rsid w:val="0086688D"/>
    <w:rsid w:val="00866FB6"/>
    <w:rsid w:val="00867050"/>
    <w:rsid w:val="00867866"/>
    <w:rsid w:val="008678F6"/>
    <w:rsid w:val="00867B42"/>
    <w:rsid w:val="00867ED4"/>
    <w:rsid w:val="0087001F"/>
    <w:rsid w:val="0087069C"/>
    <w:rsid w:val="008718D6"/>
    <w:rsid w:val="00871D86"/>
    <w:rsid w:val="00871DE0"/>
    <w:rsid w:val="00871F56"/>
    <w:rsid w:val="00872226"/>
    <w:rsid w:val="008723F7"/>
    <w:rsid w:val="00872A96"/>
    <w:rsid w:val="00872CD7"/>
    <w:rsid w:val="00872F0F"/>
    <w:rsid w:val="00872FFA"/>
    <w:rsid w:val="008730EA"/>
    <w:rsid w:val="00873176"/>
    <w:rsid w:val="00873189"/>
    <w:rsid w:val="008732F7"/>
    <w:rsid w:val="0087370A"/>
    <w:rsid w:val="00873BCB"/>
    <w:rsid w:val="00873E08"/>
    <w:rsid w:val="0087431A"/>
    <w:rsid w:val="008746EA"/>
    <w:rsid w:val="00874A44"/>
    <w:rsid w:val="00874C7C"/>
    <w:rsid w:val="00874D4E"/>
    <w:rsid w:val="00874D67"/>
    <w:rsid w:val="008752D2"/>
    <w:rsid w:val="0087536C"/>
    <w:rsid w:val="00875B95"/>
    <w:rsid w:val="00875D47"/>
    <w:rsid w:val="00875D64"/>
    <w:rsid w:val="008761E1"/>
    <w:rsid w:val="0087620B"/>
    <w:rsid w:val="008762DF"/>
    <w:rsid w:val="0087662A"/>
    <w:rsid w:val="00876684"/>
    <w:rsid w:val="00876A3E"/>
    <w:rsid w:val="00876C71"/>
    <w:rsid w:val="00876ED8"/>
    <w:rsid w:val="00877D60"/>
    <w:rsid w:val="00880107"/>
    <w:rsid w:val="0088027B"/>
    <w:rsid w:val="00880371"/>
    <w:rsid w:val="00880AA1"/>
    <w:rsid w:val="00881077"/>
    <w:rsid w:val="00881554"/>
    <w:rsid w:val="00881A10"/>
    <w:rsid w:val="00881ECF"/>
    <w:rsid w:val="00882482"/>
    <w:rsid w:val="008828E1"/>
    <w:rsid w:val="00882ECE"/>
    <w:rsid w:val="008838E5"/>
    <w:rsid w:val="008839E2"/>
    <w:rsid w:val="00883E64"/>
    <w:rsid w:val="00883F76"/>
    <w:rsid w:val="008840AC"/>
    <w:rsid w:val="008840C1"/>
    <w:rsid w:val="00884F39"/>
    <w:rsid w:val="0088579C"/>
    <w:rsid w:val="00885B7D"/>
    <w:rsid w:val="00885D92"/>
    <w:rsid w:val="00886187"/>
    <w:rsid w:val="00886539"/>
    <w:rsid w:val="0088687E"/>
    <w:rsid w:val="00886E4D"/>
    <w:rsid w:val="00886EC1"/>
    <w:rsid w:val="00886EF9"/>
    <w:rsid w:val="00886F1D"/>
    <w:rsid w:val="00886F72"/>
    <w:rsid w:val="008878C7"/>
    <w:rsid w:val="00887A9D"/>
    <w:rsid w:val="00887EF0"/>
    <w:rsid w:val="00890340"/>
    <w:rsid w:val="008905E8"/>
    <w:rsid w:val="0089072F"/>
    <w:rsid w:val="008909D7"/>
    <w:rsid w:val="00890AC3"/>
    <w:rsid w:val="00891094"/>
    <w:rsid w:val="0089160B"/>
    <w:rsid w:val="008917CC"/>
    <w:rsid w:val="00891CE9"/>
    <w:rsid w:val="008920D6"/>
    <w:rsid w:val="0089262E"/>
    <w:rsid w:val="00892916"/>
    <w:rsid w:val="00892E75"/>
    <w:rsid w:val="00893144"/>
    <w:rsid w:val="008935A6"/>
    <w:rsid w:val="008935CA"/>
    <w:rsid w:val="008942AF"/>
    <w:rsid w:val="00894392"/>
    <w:rsid w:val="008948D8"/>
    <w:rsid w:val="00894E3B"/>
    <w:rsid w:val="00895335"/>
    <w:rsid w:val="00895391"/>
    <w:rsid w:val="008953F7"/>
    <w:rsid w:val="00895D39"/>
    <w:rsid w:val="00896150"/>
    <w:rsid w:val="00896156"/>
    <w:rsid w:val="00896295"/>
    <w:rsid w:val="00896487"/>
    <w:rsid w:val="0089676F"/>
    <w:rsid w:val="0089727B"/>
    <w:rsid w:val="008974E2"/>
    <w:rsid w:val="00897840"/>
    <w:rsid w:val="008A01A0"/>
    <w:rsid w:val="008A0218"/>
    <w:rsid w:val="008A09BE"/>
    <w:rsid w:val="008A0C2A"/>
    <w:rsid w:val="008A0E4E"/>
    <w:rsid w:val="008A14A8"/>
    <w:rsid w:val="008A1517"/>
    <w:rsid w:val="008A15D6"/>
    <w:rsid w:val="008A163F"/>
    <w:rsid w:val="008A18CF"/>
    <w:rsid w:val="008A1C0A"/>
    <w:rsid w:val="008A1D9E"/>
    <w:rsid w:val="008A1E8D"/>
    <w:rsid w:val="008A1F96"/>
    <w:rsid w:val="008A2D06"/>
    <w:rsid w:val="008A2DC9"/>
    <w:rsid w:val="008A2E4F"/>
    <w:rsid w:val="008A3BE2"/>
    <w:rsid w:val="008A417F"/>
    <w:rsid w:val="008A49E2"/>
    <w:rsid w:val="008A4C8F"/>
    <w:rsid w:val="008A554E"/>
    <w:rsid w:val="008A5AA3"/>
    <w:rsid w:val="008A6179"/>
    <w:rsid w:val="008A6370"/>
    <w:rsid w:val="008A657B"/>
    <w:rsid w:val="008A6C4B"/>
    <w:rsid w:val="008A728E"/>
    <w:rsid w:val="008A73CD"/>
    <w:rsid w:val="008A7989"/>
    <w:rsid w:val="008A7A85"/>
    <w:rsid w:val="008A7DDF"/>
    <w:rsid w:val="008B00F9"/>
    <w:rsid w:val="008B0D27"/>
    <w:rsid w:val="008B0EB0"/>
    <w:rsid w:val="008B0FB3"/>
    <w:rsid w:val="008B1507"/>
    <w:rsid w:val="008B1928"/>
    <w:rsid w:val="008B1B46"/>
    <w:rsid w:val="008B1F49"/>
    <w:rsid w:val="008B1F98"/>
    <w:rsid w:val="008B2479"/>
    <w:rsid w:val="008B2B39"/>
    <w:rsid w:val="008B2B85"/>
    <w:rsid w:val="008B2C54"/>
    <w:rsid w:val="008B2FD5"/>
    <w:rsid w:val="008B338B"/>
    <w:rsid w:val="008B38CE"/>
    <w:rsid w:val="008B3CBE"/>
    <w:rsid w:val="008B3E9C"/>
    <w:rsid w:val="008B3F0E"/>
    <w:rsid w:val="008B407E"/>
    <w:rsid w:val="008B444A"/>
    <w:rsid w:val="008B45AD"/>
    <w:rsid w:val="008B47C8"/>
    <w:rsid w:val="008B488D"/>
    <w:rsid w:val="008B546C"/>
    <w:rsid w:val="008B5513"/>
    <w:rsid w:val="008B555B"/>
    <w:rsid w:val="008B5644"/>
    <w:rsid w:val="008B574F"/>
    <w:rsid w:val="008B619A"/>
    <w:rsid w:val="008B6354"/>
    <w:rsid w:val="008B675D"/>
    <w:rsid w:val="008B67AB"/>
    <w:rsid w:val="008B68BC"/>
    <w:rsid w:val="008B69B7"/>
    <w:rsid w:val="008B6CB4"/>
    <w:rsid w:val="008B6D57"/>
    <w:rsid w:val="008B6F52"/>
    <w:rsid w:val="008B72B4"/>
    <w:rsid w:val="008B79CB"/>
    <w:rsid w:val="008B7DA7"/>
    <w:rsid w:val="008B7E61"/>
    <w:rsid w:val="008C0348"/>
    <w:rsid w:val="008C0450"/>
    <w:rsid w:val="008C053F"/>
    <w:rsid w:val="008C0698"/>
    <w:rsid w:val="008C0733"/>
    <w:rsid w:val="008C092F"/>
    <w:rsid w:val="008C0962"/>
    <w:rsid w:val="008C1176"/>
    <w:rsid w:val="008C172A"/>
    <w:rsid w:val="008C1F2A"/>
    <w:rsid w:val="008C271D"/>
    <w:rsid w:val="008C2AC3"/>
    <w:rsid w:val="008C2ED8"/>
    <w:rsid w:val="008C322E"/>
    <w:rsid w:val="008C362D"/>
    <w:rsid w:val="008C3991"/>
    <w:rsid w:val="008C3DDD"/>
    <w:rsid w:val="008C4319"/>
    <w:rsid w:val="008C4B75"/>
    <w:rsid w:val="008C4CE5"/>
    <w:rsid w:val="008C5307"/>
    <w:rsid w:val="008C53DF"/>
    <w:rsid w:val="008C59C0"/>
    <w:rsid w:val="008C5A18"/>
    <w:rsid w:val="008C5E8F"/>
    <w:rsid w:val="008C6404"/>
    <w:rsid w:val="008C64F7"/>
    <w:rsid w:val="008C69BA"/>
    <w:rsid w:val="008C7099"/>
    <w:rsid w:val="008C70CB"/>
    <w:rsid w:val="008C7156"/>
    <w:rsid w:val="008C71EA"/>
    <w:rsid w:val="008C7B34"/>
    <w:rsid w:val="008C7D6F"/>
    <w:rsid w:val="008D01F4"/>
    <w:rsid w:val="008D0389"/>
    <w:rsid w:val="008D0633"/>
    <w:rsid w:val="008D06BE"/>
    <w:rsid w:val="008D080A"/>
    <w:rsid w:val="008D09BA"/>
    <w:rsid w:val="008D0B9E"/>
    <w:rsid w:val="008D15D7"/>
    <w:rsid w:val="008D18E2"/>
    <w:rsid w:val="008D1AC1"/>
    <w:rsid w:val="008D1C35"/>
    <w:rsid w:val="008D1CFC"/>
    <w:rsid w:val="008D1E40"/>
    <w:rsid w:val="008D1F8F"/>
    <w:rsid w:val="008D2029"/>
    <w:rsid w:val="008D213C"/>
    <w:rsid w:val="008D21C2"/>
    <w:rsid w:val="008D23DA"/>
    <w:rsid w:val="008D2618"/>
    <w:rsid w:val="008D2692"/>
    <w:rsid w:val="008D3322"/>
    <w:rsid w:val="008D3608"/>
    <w:rsid w:val="008D3957"/>
    <w:rsid w:val="008D39CD"/>
    <w:rsid w:val="008D3AC0"/>
    <w:rsid w:val="008D3FFC"/>
    <w:rsid w:val="008D42A5"/>
    <w:rsid w:val="008D468B"/>
    <w:rsid w:val="008D486C"/>
    <w:rsid w:val="008D4AB0"/>
    <w:rsid w:val="008D51B9"/>
    <w:rsid w:val="008D549A"/>
    <w:rsid w:val="008D559E"/>
    <w:rsid w:val="008D5902"/>
    <w:rsid w:val="008D5C88"/>
    <w:rsid w:val="008D628C"/>
    <w:rsid w:val="008D6310"/>
    <w:rsid w:val="008D6C56"/>
    <w:rsid w:val="008D713F"/>
    <w:rsid w:val="008D7299"/>
    <w:rsid w:val="008D73A9"/>
    <w:rsid w:val="008D74F6"/>
    <w:rsid w:val="008D7663"/>
    <w:rsid w:val="008D76FF"/>
    <w:rsid w:val="008D77A5"/>
    <w:rsid w:val="008D78DD"/>
    <w:rsid w:val="008D7A39"/>
    <w:rsid w:val="008D7FA5"/>
    <w:rsid w:val="008E09E2"/>
    <w:rsid w:val="008E0A18"/>
    <w:rsid w:val="008E0B96"/>
    <w:rsid w:val="008E12F1"/>
    <w:rsid w:val="008E156F"/>
    <w:rsid w:val="008E1F8B"/>
    <w:rsid w:val="008E27B0"/>
    <w:rsid w:val="008E2A42"/>
    <w:rsid w:val="008E2C95"/>
    <w:rsid w:val="008E2F60"/>
    <w:rsid w:val="008E30DE"/>
    <w:rsid w:val="008E3140"/>
    <w:rsid w:val="008E3206"/>
    <w:rsid w:val="008E3BDC"/>
    <w:rsid w:val="008E3D1E"/>
    <w:rsid w:val="008E3D8C"/>
    <w:rsid w:val="008E45F3"/>
    <w:rsid w:val="008E477D"/>
    <w:rsid w:val="008E49AF"/>
    <w:rsid w:val="008E57FA"/>
    <w:rsid w:val="008E5A44"/>
    <w:rsid w:val="008E5C53"/>
    <w:rsid w:val="008E5D21"/>
    <w:rsid w:val="008E5F31"/>
    <w:rsid w:val="008E5FBB"/>
    <w:rsid w:val="008E63EC"/>
    <w:rsid w:val="008E66E6"/>
    <w:rsid w:val="008E6856"/>
    <w:rsid w:val="008E6A6C"/>
    <w:rsid w:val="008E6BEE"/>
    <w:rsid w:val="008E6F44"/>
    <w:rsid w:val="008E7384"/>
    <w:rsid w:val="008E752F"/>
    <w:rsid w:val="008E7547"/>
    <w:rsid w:val="008E7A00"/>
    <w:rsid w:val="008F02F9"/>
    <w:rsid w:val="008F039F"/>
    <w:rsid w:val="008F0643"/>
    <w:rsid w:val="008F089F"/>
    <w:rsid w:val="008F0ADF"/>
    <w:rsid w:val="008F0C63"/>
    <w:rsid w:val="008F0CA8"/>
    <w:rsid w:val="008F2516"/>
    <w:rsid w:val="008F283E"/>
    <w:rsid w:val="008F296A"/>
    <w:rsid w:val="008F2E3E"/>
    <w:rsid w:val="008F2EAC"/>
    <w:rsid w:val="008F323F"/>
    <w:rsid w:val="008F32A9"/>
    <w:rsid w:val="008F3339"/>
    <w:rsid w:val="008F33EF"/>
    <w:rsid w:val="008F38BF"/>
    <w:rsid w:val="008F3D72"/>
    <w:rsid w:val="008F418D"/>
    <w:rsid w:val="008F4454"/>
    <w:rsid w:val="008F4A61"/>
    <w:rsid w:val="008F5861"/>
    <w:rsid w:val="008F5970"/>
    <w:rsid w:val="008F5F57"/>
    <w:rsid w:val="008F6593"/>
    <w:rsid w:val="008F6804"/>
    <w:rsid w:val="008F69CA"/>
    <w:rsid w:val="008F6A50"/>
    <w:rsid w:val="008F6E9E"/>
    <w:rsid w:val="008F7236"/>
    <w:rsid w:val="008F76F2"/>
    <w:rsid w:val="008F7A6D"/>
    <w:rsid w:val="008F7A91"/>
    <w:rsid w:val="008F7E22"/>
    <w:rsid w:val="008F7E7F"/>
    <w:rsid w:val="0090063F"/>
    <w:rsid w:val="00900A77"/>
    <w:rsid w:val="00900B16"/>
    <w:rsid w:val="00900BCD"/>
    <w:rsid w:val="00900CC2"/>
    <w:rsid w:val="00900D41"/>
    <w:rsid w:val="00900EB6"/>
    <w:rsid w:val="00900ECB"/>
    <w:rsid w:val="00900F9B"/>
    <w:rsid w:val="009013B9"/>
    <w:rsid w:val="009017E9"/>
    <w:rsid w:val="00901C72"/>
    <w:rsid w:val="00901E89"/>
    <w:rsid w:val="00902602"/>
    <w:rsid w:val="0090307A"/>
    <w:rsid w:val="00903142"/>
    <w:rsid w:val="009031E1"/>
    <w:rsid w:val="009033A9"/>
    <w:rsid w:val="009034F2"/>
    <w:rsid w:val="009036DA"/>
    <w:rsid w:val="0090391C"/>
    <w:rsid w:val="009039D6"/>
    <w:rsid w:val="00903D20"/>
    <w:rsid w:val="00903DF5"/>
    <w:rsid w:val="00904479"/>
    <w:rsid w:val="00904754"/>
    <w:rsid w:val="00904E0F"/>
    <w:rsid w:val="00905062"/>
    <w:rsid w:val="00905A51"/>
    <w:rsid w:val="00905E71"/>
    <w:rsid w:val="009062D0"/>
    <w:rsid w:val="00906474"/>
    <w:rsid w:val="0090659A"/>
    <w:rsid w:val="009067C2"/>
    <w:rsid w:val="00906C53"/>
    <w:rsid w:val="0090735E"/>
    <w:rsid w:val="009075A9"/>
    <w:rsid w:val="00907805"/>
    <w:rsid w:val="0090785B"/>
    <w:rsid w:val="009078C0"/>
    <w:rsid w:val="009078C8"/>
    <w:rsid w:val="0090791C"/>
    <w:rsid w:val="00907A51"/>
    <w:rsid w:val="00910272"/>
    <w:rsid w:val="0091041D"/>
    <w:rsid w:val="0091087B"/>
    <w:rsid w:val="00910C7A"/>
    <w:rsid w:val="00910E31"/>
    <w:rsid w:val="00910E8D"/>
    <w:rsid w:val="0091112F"/>
    <w:rsid w:val="00911323"/>
    <w:rsid w:val="00912203"/>
    <w:rsid w:val="009128B8"/>
    <w:rsid w:val="00912C1F"/>
    <w:rsid w:val="009130DF"/>
    <w:rsid w:val="009132BE"/>
    <w:rsid w:val="009134CE"/>
    <w:rsid w:val="009138DF"/>
    <w:rsid w:val="009147D5"/>
    <w:rsid w:val="0091498F"/>
    <w:rsid w:val="00914E4C"/>
    <w:rsid w:val="00915132"/>
    <w:rsid w:val="0091566C"/>
    <w:rsid w:val="009156B8"/>
    <w:rsid w:val="00915A33"/>
    <w:rsid w:val="009160B8"/>
    <w:rsid w:val="009162DC"/>
    <w:rsid w:val="00916318"/>
    <w:rsid w:val="0091677B"/>
    <w:rsid w:val="00916B3B"/>
    <w:rsid w:val="00916CA7"/>
    <w:rsid w:val="00916CBC"/>
    <w:rsid w:val="00916EC3"/>
    <w:rsid w:val="00917117"/>
    <w:rsid w:val="009171A7"/>
    <w:rsid w:val="009175FD"/>
    <w:rsid w:val="009177BD"/>
    <w:rsid w:val="009179D6"/>
    <w:rsid w:val="00917CBB"/>
    <w:rsid w:val="00920063"/>
    <w:rsid w:val="0092118A"/>
    <w:rsid w:val="0092121E"/>
    <w:rsid w:val="009214C8"/>
    <w:rsid w:val="00921561"/>
    <w:rsid w:val="00921810"/>
    <w:rsid w:val="00921A18"/>
    <w:rsid w:val="00921CC9"/>
    <w:rsid w:val="009222E9"/>
    <w:rsid w:val="009227B3"/>
    <w:rsid w:val="009227F6"/>
    <w:rsid w:val="00922EDD"/>
    <w:rsid w:val="0092368A"/>
    <w:rsid w:val="009236C8"/>
    <w:rsid w:val="009237BA"/>
    <w:rsid w:val="0092426D"/>
    <w:rsid w:val="00925043"/>
    <w:rsid w:val="009252DD"/>
    <w:rsid w:val="009256B0"/>
    <w:rsid w:val="0092572F"/>
    <w:rsid w:val="00925951"/>
    <w:rsid w:val="00925AF0"/>
    <w:rsid w:val="00925C15"/>
    <w:rsid w:val="0092611C"/>
    <w:rsid w:val="00926236"/>
    <w:rsid w:val="0092754B"/>
    <w:rsid w:val="009275BF"/>
    <w:rsid w:val="00927616"/>
    <w:rsid w:val="009279BD"/>
    <w:rsid w:val="00927ADC"/>
    <w:rsid w:val="00927CC6"/>
    <w:rsid w:val="00927F3D"/>
    <w:rsid w:val="009308A2"/>
    <w:rsid w:val="0093092F"/>
    <w:rsid w:val="00930DCC"/>
    <w:rsid w:val="00930F36"/>
    <w:rsid w:val="009311CB"/>
    <w:rsid w:val="00931C30"/>
    <w:rsid w:val="00931D17"/>
    <w:rsid w:val="00931ED9"/>
    <w:rsid w:val="00932424"/>
    <w:rsid w:val="009329A2"/>
    <w:rsid w:val="00932B4E"/>
    <w:rsid w:val="00932DDC"/>
    <w:rsid w:val="00933446"/>
    <w:rsid w:val="00933F40"/>
    <w:rsid w:val="009341B6"/>
    <w:rsid w:val="009348E5"/>
    <w:rsid w:val="00934C0C"/>
    <w:rsid w:val="00934DAA"/>
    <w:rsid w:val="00934F2B"/>
    <w:rsid w:val="009354C3"/>
    <w:rsid w:val="00935721"/>
    <w:rsid w:val="00935A15"/>
    <w:rsid w:val="00935BBA"/>
    <w:rsid w:val="00935E3A"/>
    <w:rsid w:val="00936753"/>
    <w:rsid w:val="00936AA7"/>
    <w:rsid w:val="00937705"/>
    <w:rsid w:val="0093771F"/>
    <w:rsid w:val="009378EA"/>
    <w:rsid w:val="009379E9"/>
    <w:rsid w:val="00937E1A"/>
    <w:rsid w:val="00937E36"/>
    <w:rsid w:val="0094008F"/>
    <w:rsid w:val="00940500"/>
    <w:rsid w:val="00940790"/>
    <w:rsid w:val="00940F70"/>
    <w:rsid w:val="0094145C"/>
    <w:rsid w:val="0094179B"/>
    <w:rsid w:val="009417F4"/>
    <w:rsid w:val="00941DED"/>
    <w:rsid w:val="00941E43"/>
    <w:rsid w:val="0094279A"/>
    <w:rsid w:val="00942AEE"/>
    <w:rsid w:val="00942B66"/>
    <w:rsid w:val="00942E6B"/>
    <w:rsid w:val="0094328E"/>
    <w:rsid w:val="00943423"/>
    <w:rsid w:val="009435F0"/>
    <w:rsid w:val="00943B93"/>
    <w:rsid w:val="00943CA1"/>
    <w:rsid w:val="00943E9D"/>
    <w:rsid w:val="00943EAE"/>
    <w:rsid w:val="00944004"/>
    <w:rsid w:val="009443A4"/>
    <w:rsid w:val="00944B7F"/>
    <w:rsid w:val="00945382"/>
    <w:rsid w:val="0094580A"/>
    <w:rsid w:val="00945953"/>
    <w:rsid w:val="009459A4"/>
    <w:rsid w:val="009467DF"/>
    <w:rsid w:val="00946BEE"/>
    <w:rsid w:val="00946D57"/>
    <w:rsid w:val="009470EB"/>
    <w:rsid w:val="009478CF"/>
    <w:rsid w:val="00947B70"/>
    <w:rsid w:val="00947B7A"/>
    <w:rsid w:val="00947CAB"/>
    <w:rsid w:val="00947F88"/>
    <w:rsid w:val="009509DB"/>
    <w:rsid w:val="00950CC7"/>
    <w:rsid w:val="00950F92"/>
    <w:rsid w:val="00951117"/>
    <w:rsid w:val="0095136A"/>
    <w:rsid w:val="009514E5"/>
    <w:rsid w:val="00951B3E"/>
    <w:rsid w:val="00952451"/>
    <w:rsid w:val="00952499"/>
    <w:rsid w:val="0095258D"/>
    <w:rsid w:val="00952931"/>
    <w:rsid w:val="00952B07"/>
    <w:rsid w:val="00952BD4"/>
    <w:rsid w:val="00952FC6"/>
    <w:rsid w:val="00953715"/>
    <w:rsid w:val="00953C3A"/>
    <w:rsid w:val="00953CE4"/>
    <w:rsid w:val="00953DFA"/>
    <w:rsid w:val="00954A8F"/>
    <w:rsid w:val="00955585"/>
    <w:rsid w:val="009558EF"/>
    <w:rsid w:val="00955AE6"/>
    <w:rsid w:val="0095606C"/>
    <w:rsid w:val="00956516"/>
    <w:rsid w:val="00956617"/>
    <w:rsid w:val="00956B82"/>
    <w:rsid w:val="00956E83"/>
    <w:rsid w:val="00957281"/>
    <w:rsid w:val="009572BE"/>
    <w:rsid w:val="0095758A"/>
    <w:rsid w:val="009576EE"/>
    <w:rsid w:val="0095792A"/>
    <w:rsid w:val="00957964"/>
    <w:rsid w:val="009608FF"/>
    <w:rsid w:val="00961D7D"/>
    <w:rsid w:val="0096206C"/>
    <w:rsid w:val="00962DDB"/>
    <w:rsid w:val="009633C3"/>
    <w:rsid w:val="009637C5"/>
    <w:rsid w:val="00963A20"/>
    <w:rsid w:val="00963AF7"/>
    <w:rsid w:val="00963C67"/>
    <w:rsid w:val="00963CED"/>
    <w:rsid w:val="00963DDD"/>
    <w:rsid w:val="00964393"/>
    <w:rsid w:val="00964C34"/>
    <w:rsid w:val="00964D14"/>
    <w:rsid w:val="00964F12"/>
    <w:rsid w:val="00964F2C"/>
    <w:rsid w:val="00965204"/>
    <w:rsid w:val="00965C8D"/>
    <w:rsid w:val="00965D0F"/>
    <w:rsid w:val="00965E66"/>
    <w:rsid w:val="00965EEC"/>
    <w:rsid w:val="00965F4D"/>
    <w:rsid w:val="00965F73"/>
    <w:rsid w:val="009662A7"/>
    <w:rsid w:val="00966FE3"/>
    <w:rsid w:val="00967422"/>
    <w:rsid w:val="0096777D"/>
    <w:rsid w:val="00967BE4"/>
    <w:rsid w:val="009702EF"/>
    <w:rsid w:val="009707D4"/>
    <w:rsid w:val="00970C65"/>
    <w:rsid w:val="00970D62"/>
    <w:rsid w:val="00970EA9"/>
    <w:rsid w:val="009712AA"/>
    <w:rsid w:val="0097186F"/>
    <w:rsid w:val="00971BEE"/>
    <w:rsid w:val="00972425"/>
    <w:rsid w:val="009724A8"/>
    <w:rsid w:val="009724AF"/>
    <w:rsid w:val="00972610"/>
    <w:rsid w:val="00972822"/>
    <w:rsid w:val="009728AE"/>
    <w:rsid w:val="00972A4C"/>
    <w:rsid w:val="00972B48"/>
    <w:rsid w:val="00972EDF"/>
    <w:rsid w:val="009732F8"/>
    <w:rsid w:val="009734E8"/>
    <w:rsid w:val="00973756"/>
    <w:rsid w:val="009737F3"/>
    <w:rsid w:val="009738B0"/>
    <w:rsid w:val="00973A2A"/>
    <w:rsid w:val="00973AFE"/>
    <w:rsid w:val="00973B8F"/>
    <w:rsid w:val="00973CB8"/>
    <w:rsid w:val="00974274"/>
    <w:rsid w:val="00974513"/>
    <w:rsid w:val="009747C0"/>
    <w:rsid w:val="00974A42"/>
    <w:rsid w:val="00974B90"/>
    <w:rsid w:val="0097519B"/>
    <w:rsid w:val="0097541F"/>
    <w:rsid w:val="009755C8"/>
    <w:rsid w:val="00975CB6"/>
    <w:rsid w:val="00976187"/>
    <w:rsid w:val="0097622B"/>
    <w:rsid w:val="00976582"/>
    <w:rsid w:val="00976677"/>
    <w:rsid w:val="0097685C"/>
    <w:rsid w:val="0097696A"/>
    <w:rsid w:val="00976F25"/>
    <w:rsid w:val="0097748B"/>
    <w:rsid w:val="009778FC"/>
    <w:rsid w:val="00977968"/>
    <w:rsid w:val="00980576"/>
    <w:rsid w:val="00980CBE"/>
    <w:rsid w:val="0098141D"/>
    <w:rsid w:val="0098193B"/>
    <w:rsid w:val="0098198C"/>
    <w:rsid w:val="00981A70"/>
    <w:rsid w:val="00981E59"/>
    <w:rsid w:val="00982305"/>
    <w:rsid w:val="0098266E"/>
    <w:rsid w:val="00982703"/>
    <w:rsid w:val="00982760"/>
    <w:rsid w:val="00982860"/>
    <w:rsid w:val="00982896"/>
    <w:rsid w:val="00982F11"/>
    <w:rsid w:val="00983A2B"/>
    <w:rsid w:val="00983F67"/>
    <w:rsid w:val="00984357"/>
    <w:rsid w:val="00984649"/>
    <w:rsid w:val="0098499D"/>
    <w:rsid w:val="009849E7"/>
    <w:rsid w:val="009852D3"/>
    <w:rsid w:val="0098579E"/>
    <w:rsid w:val="009857EB"/>
    <w:rsid w:val="00985AF5"/>
    <w:rsid w:val="00985D4A"/>
    <w:rsid w:val="00985FD4"/>
    <w:rsid w:val="0098643C"/>
    <w:rsid w:val="0098695B"/>
    <w:rsid w:val="0098696D"/>
    <w:rsid w:val="00986B91"/>
    <w:rsid w:val="00986C4C"/>
    <w:rsid w:val="009871BF"/>
    <w:rsid w:val="009875C0"/>
    <w:rsid w:val="00987EC2"/>
    <w:rsid w:val="0098F660"/>
    <w:rsid w:val="009905C2"/>
    <w:rsid w:val="00990605"/>
    <w:rsid w:val="00990711"/>
    <w:rsid w:val="009909B5"/>
    <w:rsid w:val="00990B8B"/>
    <w:rsid w:val="00990D80"/>
    <w:rsid w:val="00991354"/>
    <w:rsid w:val="0099160A"/>
    <w:rsid w:val="009919F4"/>
    <w:rsid w:val="00991D1E"/>
    <w:rsid w:val="009920BC"/>
    <w:rsid w:val="0099245E"/>
    <w:rsid w:val="00992B5A"/>
    <w:rsid w:val="00992C58"/>
    <w:rsid w:val="00992D69"/>
    <w:rsid w:val="0099309E"/>
    <w:rsid w:val="00993113"/>
    <w:rsid w:val="009936DA"/>
    <w:rsid w:val="00994586"/>
    <w:rsid w:val="00994734"/>
    <w:rsid w:val="009949E5"/>
    <w:rsid w:val="00994BEA"/>
    <w:rsid w:val="00994E32"/>
    <w:rsid w:val="00994EC0"/>
    <w:rsid w:val="00995380"/>
    <w:rsid w:val="0099548D"/>
    <w:rsid w:val="009954B0"/>
    <w:rsid w:val="009956F1"/>
    <w:rsid w:val="00995CF1"/>
    <w:rsid w:val="0099600A"/>
    <w:rsid w:val="009965AE"/>
    <w:rsid w:val="009972E0"/>
    <w:rsid w:val="0099733C"/>
    <w:rsid w:val="009973E0"/>
    <w:rsid w:val="00997796"/>
    <w:rsid w:val="00997AE5"/>
    <w:rsid w:val="00997B33"/>
    <w:rsid w:val="00997DFD"/>
    <w:rsid w:val="00997E1A"/>
    <w:rsid w:val="009A0038"/>
    <w:rsid w:val="009A0A66"/>
    <w:rsid w:val="009A0CF0"/>
    <w:rsid w:val="009A0ED5"/>
    <w:rsid w:val="009A11FF"/>
    <w:rsid w:val="009A15D4"/>
    <w:rsid w:val="009A18B7"/>
    <w:rsid w:val="009A1A42"/>
    <w:rsid w:val="009A2050"/>
    <w:rsid w:val="009A249B"/>
    <w:rsid w:val="009A24D7"/>
    <w:rsid w:val="009A25B4"/>
    <w:rsid w:val="009A2745"/>
    <w:rsid w:val="009A27B4"/>
    <w:rsid w:val="009A2827"/>
    <w:rsid w:val="009A28B5"/>
    <w:rsid w:val="009A2C43"/>
    <w:rsid w:val="009A357D"/>
    <w:rsid w:val="009A35A7"/>
    <w:rsid w:val="009A3DC6"/>
    <w:rsid w:val="009A407F"/>
    <w:rsid w:val="009A4205"/>
    <w:rsid w:val="009A446A"/>
    <w:rsid w:val="009A44CB"/>
    <w:rsid w:val="009A4A94"/>
    <w:rsid w:val="009A4AE0"/>
    <w:rsid w:val="009A505E"/>
    <w:rsid w:val="009A5293"/>
    <w:rsid w:val="009A5DA3"/>
    <w:rsid w:val="009A5EAD"/>
    <w:rsid w:val="009A6249"/>
    <w:rsid w:val="009A66D3"/>
    <w:rsid w:val="009A6BB9"/>
    <w:rsid w:val="009A6EFC"/>
    <w:rsid w:val="009A6FF8"/>
    <w:rsid w:val="009A745B"/>
    <w:rsid w:val="009A7DBE"/>
    <w:rsid w:val="009B059D"/>
    <w:rsid w:val="009B07DE"/>
    <w:rsid w:val="009B082C"/>
    <w:rsid w:val="009B0AEF"/>
    <w:rsid w:val="009B0B16"/>
    <w:rsid w:val="009B12C7"/>
    <w:rsid w:val="009B13F6"/>
    <w:rsid w:val="009B1611"/>
    <w:rsid w:val="009B18A1"/>
    <w:rsid w:val="009B1AC9"/>
    <w:rsid w:val="009B2345"/>
    <w:rsid w:val="009B2584"/>
    <w:rsid w:val="009B26B9"/>
    <w:rsid w:val="009B28C4"/>
    <w:rsid w:val="009B36E4"/>
    <w:rsid w:val="009B3C67"/>
    <w:rsid w:val="009B3D16"/>
    <w:rsid w:val="009B3D19"/>
    <w:rsid w:val="009B3D6E"/>
    <w:rsid w:val="009B3E61"/>
    <w:rsid w:val="009B41B2"/>
    <w:rsid w:val="009B458C"/>
    <w:rsid w:val="009B4EE0"/>
    <w:rsid w:val="009B5AB1"/>
    <w:rsid w:val="009B6153"/>
    <w:rsid w:val="009B629E"/>
    <w:rsid w:val="009B6340"/>
    <w:rsid w:val="009B6B7F"/>
    <w:rsid w:val="009B6C68"/>
    <w:rsid w:val="009B6D9B"/>
    <w:rsid w:val="009B6E06"/>
    <w:rsid w:val="009B7205"/>
    <w:rsid w:val="009B72E4"/>
    <w:rsid w:val="009B745C"/>
    <w:rsid w:val="009B7901"/>
    <w:rsid w:val="009B7A9F"/>
    <w:rsid w:val="009B7AC8"/>
    <w:rsid w:val="009C01EF"/>
    <w:rsid w:val="009C05EA"/>
    <w:rsid w:val="009C0643"/>
    <w:rsid w:val="009C0751"/>
    <w:rsid w:val="009C0BA5"/>
    <w:rsid w:val="009C1455"/>
    <w:rsid w:val="009C15E8"/>
    <w:rsid w:val="009C1A37"/>
    <w:rsid w:val="009C1D71"/>
    <w:rsid w:val="009C22AD"/>
    <w:rsid w:val="009C2530"/>
    <w:rsid w:val="009C2588"/>
    <w:rsid w:val="009C2672"/>
    <w:rsid w:val="009C2A71"/>
    <w:rsid w:val="009C2CEA"/>
    <w:rsid w:val="009C2E0A"/>
    <w:rsid w:val="009C2F69"/>
    <w:rsid w:val="009C2FD1"/>
    <w:rsid w:val="009C30B9"/>
    <w:rsid w:val="009C3923"/>
    <w:rsid w:val="009C3CC1"/>
    <w:rsid w:val="009C3ED9"/>
    <w:rsid w:val="009C3F9B"/>
    <w:rsid w:val="009C43A4"/>
    <w:rsid w:val="009C45E3"/>
    <w:rsid w:val="009C45F1"/>
    <w:rsid w:val="009C4606"/>
    <w:rsid w:val="009C48BA"/>
    <w:rsid w:val="009C4C77"/>
    <w:rsid w:val="009C4C80"/>
    <w:rsid w:val="009C4F07"/>
    <w:rsid w:val="009C539D"/>
    <w:rsid w:val="009C6B6B"/>
    <w:rsid w:val="009C6C77"/>
    <w:rsid w:val="009C750A"/>
    <w:rsid w:val="009C77ED"/>
    <w:rsid w:val="009C7CC6"/>
    <w:rsid w:val="009C7EF6"/>
    <w:rsid w:val="009D0244"/>
    <w:rsid w:val="009D06E3"/>
    <w:rsid w:val="009D0DD3"/>
    <w:rsid w:val="009D1414"/>
    <w:rsid w:val="009D1659"/>
    <w:rsid w:val="009D17EC"/>
    <w:rsid w:val="009D22FE"/>
    <w:rsid w:val="009D236B"/>
    <w:rsid w:val="009D2637"/>
    <w:rsid w:val="009D267A"/>
    <w:rsid w:val="009D26D3"/>
    <w:rsid w:val="009D2A9E"/>
    <w:rsid w:val="009D3112"/>
    <w:rsid w:val="009D33C6"/>
    <w:rsid w:val="009D3A3D"/>
    <w:rsid w:val="009D3DAE"/>
    <w:rsid w:val="009D48D9"/>
    <w:rsid w:val="009D4ACB"/>
    <w:rsid w:val="009D4C15"/>
    <w:rsid w:val="009D4E47"/>
    <w:rsid w:val="009D5456"/>
    <w:rsid w:val="009D56A9"/>
    <w:rsid w:val="009D56F5"/>
    <w:rsid w:val="009D57EF"/>
    <w:rsid w:val="009D5B86"/>
    <w:rsid w:val="009D6446"/>
    <w:rsid w:val="009D6522"/>
    <w:rsid w:val="009D666E"/>
    <w:rsid w:val="009D66F6"/>
    <w:rsid w:val="009D6705"/>
    <w:rsid w:val="009D698E"/>
    <w:rsid w:val="009D7555"/>
    <w:rsid w:val="009D7B74"/>
    <w:rsid w:val="009D7CE7"/>
    <w:rsid w:val="009E07F4"/>
    <w:rsid w:val="009E0830"/>
    <w:rsid w:val="009E0EB6"/>
    <w:rsid w:val="009E0F63"/>
    <w:rsid w:val="009E15A8"/>
    <w:rsid w:val="009E1DA8"/>
    <w:rsid w:val="009E2034"/>
    <w:rsid w:val="009E213C"/>
    <w:rsid w:val="009E2613"/>
    <w:rsid w:val="009E271C"/>
    <w:rsid w:val="009E2AEA"/>
    <w:rsid w:val="009E2FCD"/>
    <w:rsid w:val="009E3195"/>
    <w:rsid w:val="009E32C1"/>
    <w:rsid w:val="009E332E"/>
    <w:rsid w:val="009E3377"/>
    <w:rsid w:val="009E357B"/>
    <w:rsid w:val="009E35DC"/>
    <w:rsid w:val="009E36A4"/>
    <w:rsid w:val="009E381A"/>
    <w:rsid w:val="009E3D02"/>
    <w:rsid w:val="009E3D03"/>
    <w:rsid w:val="009E3F16"/>
    <w:rsid w:val="009E40A0"/>
    <w:rsid w:val="009E444A"/>
    <w:rsid w:val="009E4931"/>
    <w:rsid w:val="009E4A71"/>
    <w:rsid w:val="009E4A7D"/>
    <w:rsid w:val="009E4CBA"/>
    <w:rsid w:val="009E50DA"/>
    <w:rsid w:val="009E6004"/>
    <w:rsid w:val="009E6105"/>
    <w:rsid w:val="009E6B17"/>
    <w:rsid w:val="009E6C53"/>
    <w:rsid w:val="009E6CCB"/>
    <w:rsid w:val="009E6E9B"/>
    <w:rsid w:val="009E7519"/>
    <w:rsid w:val="009E767A"/>
    <w:rsid w:val="009E76B9"/>
    <w:rsid w:val="009E7CCD"/>
    <w:rsid w:val="009F0333"/>
    <w:rsid w:val="009F05C0"/>
    <w:rsid w:val="009F0607"/>
    <w:rsid w:val="009F0A33"/>
    <w:rsid w:val="009F0AB4"/>
    <w:rsid w:val="009F0F3F"/>
    <w:rsid w:val="009F1868"/>
    <w:rsid w:val="009F197D"/>
    <w:rsid w:val="009F1DC2"/>
    <w:rsid w:val="009F1FC7"/>
    <w:rsid w:val="009F22E5"/>
    <w:rsid w:val="009F25DA"/>
    <w:rsid w:val="009F266F"/>
    <w:rsid w:val="009F295C"/>
    <w:rsid w:val="009F2DAC"/>
    <w:rsid w:val="009F2EAE"/>
    <w:rsid w:val="009F3BE4"/>
    <w:rsid w:val="009F4006"/>
    <w:rsid w:val="009F4896"/>
    <w:rsid w:val="009F4A0B"/>
    <w:rsid w:val="009F4C23"/>
    <w:rsid w:val="009F4C44"/>
    <w:rsid w:val="009F4C64"/>
    <w:rsid w:val="009F4F73"/>
    <w:rsid w:val="009F5526"/>
    <w:rsid w:val="009F552D"/>
    <w:rsid w:val="009F584A"/>
    <w:rsid w:val="009F5D94"/>
    <w:rsid w:val="009F6094"/>
    <w:rsid w:val="009F6107"/>
    <w:rsid w:val="009F666B"/>
    <w:rsid w:val="009F678E"/>
    <w:rsid w:val="009F6980"/>
    <w:rsid w:val="009F6A5E"/>
    <w:rsid w:val="009F6AEC"/>
    <w:rsid w:val="009F6E8E"/>
    <w:rsid w:val="009F7093"/>
    <w:rsid w:val="009F7D20"/>
    <w:rsid w:val="009F7D59"/>
    <w:rsid w:val="00A00025"/>
    <w:rsid w:val="00A00335"/>
    <w:rsid w:val="00A0094F"/>
    <w:rsid w:val="00A009A5"/>
    <w:rsid w:val="00A00DCD"/>
    <w:rsid w:val="00A015E6"/>
    <w:rsid w:val="00A0172C"/>
    <w:rsid w:val="00A01C14"/>
    <w:rsid w:val="00A01E01"/>
    <w:rsid w:val="00A02125"/>
    <w:rsid w:val="00A029B0"/>
    <w:rsid w:val="00A02C85"/>
    <w:rsid w:val="00A03054"/>
    <w:rsid w:val="00A0362D"/>
    <w:rsid w:val="00A03743"/>
    <w:rsid w:val="00A037C6"/>
    <w:rsid w:val="00A03837"/>
    <w:rsid w:val="00A03883"/>
    <w:rsid w:val="00A0397F"/>
    <w:rsid w:val="00A03ECC"/>
    <w:rsid w:val="00A04009"/>
    <w:rsid w:val="00A04011"/>
    <w:rsid w:val="00A04027"/>
    <w:rsid w:val="00A04AD6"/>
    <w:rsid w:val="00A04B1F"/>
    <w:rsid w:val="00A053AC"/>
    <w:rsid w:val="00A05458"/>
    <w:rsid w:val="00A05DFE"/>
    <w:rsid w:val="00A060FE"/>
    <w:rsid w:val="00A0619C"/>
    <w:rsid w:val="00A061D7"/>
    <w:rsid w:val="00A06281"/>
    <w:rsid w:val="00A06472"/>
    <w:rsid w:val="00A06CCB"/>
    <w:rsid w:val="00A06D2C"/>
    <w:rsid w:val="00A06DAE"/>
    <w:rsid w:val="00A071EC"/>
    <w:rsid w:val="00A07320"/>
    <w:rsid w:val="00A07503"/>
    <w:rsid w:val="00A07A1B"/>
    <w:rsid w:val="00A07D56"/>
    <w:rsid w:val="00A07E4B"/>
    <w:rsid w:val="00A101CC"/>
    <w:rsid w:val="00A106B2"/>
    <w:rsid w:val="00A10891"/>
    <w:rsid w:val="00A10BC5"/>
    <w:rsid w:val="00A10BDC"/>
    <w:rsid w:val="00A10C88"/>
    <w:rsid w:val="00A10C8B"/>
    <w:rsid w:val="00A10D56"/>
    <w:rsid w:val="00A10DD7"/>
    <w:rsid w:val="00A112B9"/>
    <w:rsid w:val="00A112D7"/>
    <w:rsid w:val="00A1136B"/>
    <w:rsid w:val="00A11459"/>
    <w:rsid w:val="00A116CA"/>
    <w:rsid w:val="00A1250E"/>
    <w:rsid w:val="00A12758"/>
    <w:rsid w:val="00A12C49"/>
    <w:rsid w:val="00A12DB8"/>
    <w:rsid w:val="00A131B0"/>
    <w:rsid w:val="00A131C5"/>
    <w:rsid w:val="00A13527"/>
    <w:rsid w:val="00A135F9"/>
    <w:rsid w:val="00A13793"/>
    <w:rsid w:val="00A138E8"/>
    <w:rsid w:val="00A139B3"/>
    <w:rsid w:val="00A13B1C"/>
    <w:rsid w:val="00A13D63"/>
    <w:rsid w:val="00A13E3E"/>
    <w:rsid w:val="00A14032"/>
    <w:rsid w:val="00A1405C"/>
    <w:rsid w:val="00A14142"/>
    <w:rsid w:val="00A143ED"/>
    <w:rsid w:val="00A14ACA"/>
    <w:rsid w:val="00A14C79"/>
    <w:rsid w:val="00A14DC4"/>
    <w:rsid w:val="00A14F7C"/>
    <w:rsid w:val="00A15F4A"/>
    <w:rsid w:val="00A1608D"/>
    <w:rsid w:val="00A16195"/>
    <w:rsid w:val="00A164F1"/>
    <w:rsid w:val="00A16531"/>
    <w:rsid w:val="00A16565"/>
    <w:rsid w:val="00A1668C"/>
    <w:rsid w:val="00A1683D"/>
    <w:rsid w:val="00A168A5"/>
    <w:rsid w:val="00A16AC1"/>
    <w:rsid w:val="00A16E94"/>
    <w:rsid w:val="00A16ECD"/>
    <w:rsid w:val="00A1706C"/>
    <w:rsid w:val="00A17414"/>
    <w:rsid w:val="00A200C4"/>
    <w:rsid w:val="00A203ED"/>
    <w:rsid w:val="00A2055A"/>
    <w:rsid w:val="00A20C54"/>
    <w:rsid w:val="00A20F98"/>
    <w:rsid w:val="00A20FE3"/>
    <w:rsid w:val="00A21440"/>
    <w:rsid w:val="00A21925"/>
    <w:rsid w:val="00A21B23"/>
    <w:rsid w:val="00A21CF9"/>
    <w:rsid w:val="00A21E3C"/>
    <w:rsid w:val="00A21FD6"/>
    <w:rsid w:val="00A22284"/>
    <w:rsid w:val="00A223CD"/>
    <w:rsid w:val="00A225E6"/>
    <w:rsid w:val="00A227EF"/>
    <w:rsid w:val="00A22931"/>
    <w:rsid w:val="00A22A25"/>
    <w:rsid w:val="00A22CE2"/>
    <w:rsid w:val="00A2315E"/>
    <w:rsid w:val="00A23229"/>
    <w:rsid w:val="00A23565"/>
    <w:rsid w:val="00A235B1"/>
    <w:rsid w:val="00A239A3"/>
    <w:rsid w:val="00A2490C"/>
    <w:rsid w:val="00A2529A"/>
    <w:rsid w:val="00A25884"/>
    <w:rsid w:val="00A25A2F"/>
    <w:rsid w:val="00A25AA5"/>
    <w:rsid w:val="00A25C67"/>
    <w:rsid w:val="00A25FBF"/>
    <w:rsid w:val="00A26612"/>
    <w:rsid w:val="00A26F83"/>
    <w:rsid w:val="00A2723B"/>
    <w:rsid w:val="00A273D6"/>
    <w:rsid w:val="00A27557"/>
    <w:rsid w:val="00A27725"/>
    <w:rsid w:val="00A2783A"/>
    <w:rsid w:val="00A3023F"/>
    <w:rsid w:val="00A30278"/>
    <w:rsid w:val="00A3089F"/>
    <w:rsid w:val="00A308C1"/>
    <w:rsid w:val="00A30B32"/>
    <w:rsid w:val="00A30E5A"/>
    <w:rsid w:val="00A30EBF"/>
    <w:rsid w:val="00A314A8"/>
    <w:rsid w:val="00A31735"/>
    <w:rsid w:val="00A318AA"/>
    <w:rsid w:val="00A3197D"/>
    <w:rsid w:val="00A31D43"/>
    <w:rsid w:val="00A31E17"/>
    <w:rsid w:val="00A32377"/>
    <w:rsid w:val="00A32441"/>
    <w:rsid w:val="00A32816"/>
    <w:rsid w:val="00A32CC9"/>
    <w:rsid w:val="00A331E8"/>
    <w:rsid w:val="00A333D6"/>
    <w:rsid w:val="00A33491"/>
    <w:rsid w:val="00A337BB"/>
    <w:rsid w:val="00A337D6"/>
    <w:rsid w:val="00A33886"/>
    <w:rsid w:val="00A33C70"/>
    <w:rsid w:val="00A3421E"/>
    <w:rsid w:val="00A34594"/>
    <w:rsid w:val="00A34D92"/>
    <w:rsid w:val="00A34DCC"/>
    <w:rsid w:val="00A34FB7"/>
    <w:rsid w:val="00A35481"/>
    <w:rsid w:val="00A35857"/>
    <w:rsid w:val="00A359E6"/>
    <w:rsid w:val="00A35B3A"/>
    <w:rsid w:val="00A35CC6"/>
    <w:rsid w:val="00A35F3F"/>
    <w:rsid w:val="00A36265"/>
    <w:rsid w:val="00A36653"/>
    <w:rsid w:val="00A36B95"/>
    <w:rsid w:val="00A37032"/>
    <w:rsid w:val="00A370CB"/>
    <w:rsid w:val="00A37248"/>
    <w:rsid w:val="00A3732F"/>
    <w:rsid w:val="00A378E6"/>
    <w:rsid w:val="00A37B08"/>
    <w:rsid w:val="00A37BF7"/>
    <w:rsid w:val="00A40F6B"/>
    <w:rsid w:val="00A4110D"/>
    <w:rsid w:val="00A4128A"/>
    <w:rsid w:val="00A4142F"/>
    <w:rsid w:val="00A4169D"/>
    <w:rsid w:val="00A41F32"/>
    <w:rsid w:val="00A421C7"/>
    <w:rsid w:val="00A428E1"/>
    <w:rsid w:val="00A42CE6"/>
    <w:rsid w:val="00A42D46"/>
    <w:rsid w:val="00A42DCE"/>
    <w:rsid w:val="00A42E33"/>
    <w:rsid w:val="00A430D6"/>
    <w:rsid w:val="00A4324D"/>
    <w:rsid w:val="00A432EB"/>
    <w:rsid w:val="00A433AC"/>
    <w:rsid w:val="00A433F7"/>
    <w:rsid w:val="00A43BB1"/>
    <w:rsid w:val="00A43C04"/>
    <w:rsid w:val="00A43D89"/>
    <w:rsid w:val="00A43E6B"/>
    <w:rsid w:val="00A4443F"/>
    <w:rsid w:val="00A44757"/>
    <w:rsid w:val="00A44826"/>
    <w:rsid w:val="00A450B6"/>
    <w:rsid w:val="00A45229"/>
    <w:rsid w:val="00A45629"/>
    <w:rsid w:val="00A456E0"/>
    <w:rsid w:val="00A45C66"/>
    <w:rsid w:val="00A45F2F"/>
    <w:rsid w:val="00A46C09"/>
    <w:rsid w:val="00A46CA5"/>
    <w:rsid w:val="00A46DF6"/>
    <w:rsid w:val="00A47107"/>
    <w:rsid w:val="00A4795E"/>
    <w:rsid w:val="00A47BA9"/>
    <w:rsid w:val="00A47BBE"/>
    <w:rsid w:val="00A5003D"/>
    <w:rsid w:val="00A500C8"/>
    <w:rsid w:val="00A50151"/>
    <w:rsid w:val="00A5019B"/>
    <w:rsid w:val="00A503D9"/>
    <w:rsid w:val="00A5057C"/>
    <w:rsid w:val="00A50F18"/>
    <w:rsid w:val="00A51544"/>
    <w:rsid w:val="00A517C5"/>
    <w:rsid w:val="00A52A70"/>
    <w:rsid w:val="00A52B64"/>
    <w:rsid w:val="00A52DDC"/>
    <w:rsid w:val="00A52E93"/>
    <w:rsid w:val="00A538F2"/>
    <w:rsid w:val="00A53B0E"/>
    <w:rsid w:val="00A53D13"/>
    <w:rsid w:val="00A54098"/>
    <w:rsid w:val="00A540B4"/>
    <w:rsid w:val="00A542A5"/>
    <w:rsid w:val="00A542D7"/>
    <w:rsid w:val="00A54582"/>
    <w:rsid w:val="00A549DA"/>
    <w:rsid w:val="00A54D62"/>
    <w:rsid w:val="00A54EAD"/>
    <w:rsid w:val="00A5508A"/>
    <w:rsid w:val="00A551A1"/>
    <w:rsid w:val="00A55433"/>
    <w:rsid w:val="00A55D74"/>
    <w:rsid w:val="00A565EB"/>
    <w:rsid w:val="00A565EC"/>
    <w:rsid w:val="00A5672F"/>
    <w:rsid w:val="00A56B69"/>
    <w:rsid w:val="00A56E2A"/>
    <w:rsid w:val="00A57768"/>
    <w:rsid w:val="00A57958"/>
    <w:rsid w:val="00A57CFE"/>
    <w:rsid w:val="00A57DC3"/>
    <w:rsid w:val="00A60888"/>
    <w:rsid w:val="00A60BC1"/>
    <w:rsid w:val="00A60F5A"/>
    <w:rsid w:val="00A621A5"/>
    <w:rsid w:val="00A6231A"/>
    <w:rsid w:val="00A62983"/>
    <w:rsid w:val="00A629B4"/>
    <w:rsid w:val="00A62E33"/>
    <w:rsid w:val="00A63330"/>
    <w:rsid w:val="00A6385C"/>
    <w:rsid w:val="00A63B91"/>
    <w:rsid w:val="00A645B3"/>
    <w:rsid w:val="00A65BCE"/>
    <w:rsid w:val="00A65BE3"/>
    <w:rsid w:val="00A66ADB"/>
    <w:rsid w:val="00A66B9E"/>
    <w:rsid w:val="00A66EAD"/>
    <w:rsid w:val="00A66FD7"/>
    <w:rsid w:val="00A67063"/>
    <w:rsid w:val="00A67659"/>
    <w:rsid w:val="00A6776B"/>
    <w:rsid w:val="00A677DA"/>
    <w:rsid w:val="00A67840"/>
    <w:rsid w:val="00A67933"/>
    <w:rsid w:val="00A67C26"/>
    <w:rsid w:val="00A70375"/>
    <w:rsid w:val="00A70574"/>
    <w:rsid w:val="00A70B97"/>
    <w:rsid w:val="00A70E4C"/>
    <w:rsid w:val="00A71015"/>
    <w:rsid w:val="00A71239"/>
    <w:rsid w:val="00A71597"/>
    <w:rsid w:val="00A71618"/>
    <w:rsid w:val="00A7168C"/>
    <w:rsid w:val="00A71719"/>
    <w:rsid w:val="00A71A5F"/>
    <w:rsid w:val="00A72171"/>
    <w:rsid w:val="00A7234B"/>
    <w:rsid w:val="00A723AA"/>
    <w:rsid w:val="00A72427"/>
    <w:rsid w:val="00A72802"/>
    <w:rsid w:val="00A72852"/>
    <w:rsid w:val="00A72B29"/>
    <w:rsid w:val="00A72B38"/>
    <w:rsid w:val="00A72ED1"/>
    <w:rsid w:val="00A7344B"/>
    <w:rsid w:val="00A73627"/>
    <w:rsid w:val="00A73A39"/>
    <w:rsid w:val="00A74010"/>
    <w:rsid w:val="00A74588"/>
    <w:rsid w:val="00A74816"/>
    <w:rsid w:val="00A74EE0"/>
    <w:rsid w:val="00A75229"/>
    <w:rsid w:val="00A7523B"/>
    <w:rsid w:val="00A7549F"/>
    <w:rsid w:val="00A758CD"/>
    <w:rsid w:val="00A75F52"/>
    <w:rsid w:val="00A766E4"/>
    <w:rsid w:val="00A76C50"/>
    <w:rsid w:val="00A76CCD"/>
    <w:rsid w:val="00A76DC4"/>
    <w:rsid w:val="00A76FD1"/>
    <w:rsid w:val="00A772BB"/>
    <w:rsid w:val="00A77322"/>
    <w:rsid w:val="00A77395"/>
    <w:rsid w:val="00A7763C"/>
    <w:rsid w:val="00A77880"/>
    <w:rsid w:val="00A77C92"/>
    <w:rsid w:val="00A77E85"/>
    <w:rsid w:val="00A801E8"/>
    <w:rsid w:val="00A802AD"/>
    <w:rsid w:val="00A804AB"/>
    <w:rsid w:val="00A80B1B"/>
    <w:rsid w:val="00A81627"/>
    <w:rsid w:val="00A81C58"/>
    <w:rsid w:val="00A81C83"/>
    <w:rsid w:val="00A81C98"/>
    <w:rsid w:val="00A81D1D"/>
    <w:rsid w:val="00A827C7"/>
    <w:rsid w:val="00A8290A"/>
    <w:rsid w:val="00A82ED8"/>
    <w:rsid w:val="00A82FB4"/>
    <w:rsid w:val="00A8305E"/>
    <w:rsid w:val="00A8331D"/>
    <w:rsid w:val="00A839BE"/>
    <w:rsid w:val="00A83A83"/>
    <w:rsid w:val="00A83C15"/>
    <w:rsid w:val="00A83C27"/>
    <w:rsid w:val="00A84116"/>
    <w:rsid w:val="00A8456B"/>
    <w:rsid w:val="00A857D0"/>
    <w:rsid w:val="00A857DB"/>
    <w:rsid w:val="00A85A24"/>
    <w:rsid w:val="00A85CF7"/>
    <w:rsid w:val="00A86090"/>
    <w:rsid w:val="00A86159"/>
    <w:rsid w:val="00A86626"/>
    <w:rsid w:val="00A87A20"/>
    <w:rsid w:val="00A87C4A"/>
    <w:rsid w:val="00A87F94"/>
    <w:rsid w:val="00A904AC"/>
    <w:rsid w:val="00A9099A"/>
    <w:rsid w:val="00A90EBC"/>
    <w:rsid w:val="00A912E0"/>
    <w:rsid w:val="00A91D4C"/>
    <w:rsid w:val="00A91E76"/>
    <w:rsid w:val="00A91F6D"/>
    <w:rsid w:val="00A92055"/>
    <w:rsid w:val="00A92056"/>
    <w:rsid w:val="00A92662"/>
    <w:rsid w:val="00A928F2"/>
    <w:rsid w:val="00A928F8"/>
    <w:rsid w:val="00A92A24"/>
    <w:rsid w:val="00A92A47"/>
    <w:rsid w:val="00A92B8C"/>
    <w:rsid w:val="00A92C16"/>
    <w:rsid w:val="00A92CE9"/>
    <w:rsid w:val="00A92D51"/>
    <w:rsid w:val="00A92DF1"/>
    <w:rsid w:val="00A92EF6"/>
    <w:rsid w:val="00A93121"/>
    <w:rsid w:val="00A93440"/>
    <w:rsid w:val="00A938F3"/>
    <w:rsid w:val="00A93D19"/>
    <w:rsid w:val="00A93DA2"/>
    <w:rsid w:val="00A94674"/>
    <w:rsid w:val="00A946B5"/>
    <w:rsid w:val="00A947C6"/>
    <w:rsid w:val="00A94A5E"/>
    <w:rsid w:val="00A94D05"/>
    <w:rsid w:val="00A94D3A"/>
    <w:rsid w:val="00A94E0A"/>
    <w:rsid w:val="00A951CF"/>
    <w:rsid w:val="00A95329"/>
    <w:rsid w:val="00A953B4"/>
    <w:rsid w:val="00A9547C"/>
    <w:rsid w:val="00A958E6"/>
    <w:rsid w:val="00A95BA2"/>
    <w:rsid w:val="00A95C93"/>
    <w:rsid w:val="00A9600F"/>
    <w:rsid w:val="00A96082"/>
    <w:rsid w:val="00A962E6"/>
    <w:rsid w:val="00A964BF"/>
    <w:rsid w:val="00A9712A"/>
    <w:rsid w:val="00A9724B"/>
    <w:rsid w:val="00A9727F"/>
    <w:rsid w:val="00A973A7"/>
    <w:rsid w:val="00A973BF"/>
    <w:rsid w:val="00A9782C"/>
    <w:rsid w:val="00A97ECB"/>
    <w:rsid w:val="00A9DDAF"/>
    <w:rsid w:val="00AA00FD"/>
    <w:rsid w:val="00AA0471"/>
    <w:rsid w:val="00AA0548"/>
    <w:rsid w:val="00AA062F"/>
    <w:rsid w:val="00AA0953"/>
    <w:rsid w:val="00AA0B04"/>
    <w:rsid w:val="00AA0C32"/>
    <w:rsid w:val="00AA0CC9"/>
    <w:rsid w:val="00AA0D69"/>
    <w:rsid w:val="00AA0DE2"/>
    <w:rsid w:val="00AA1132"/>
    <w:rsid w:val="00AA1244"/>
    <w:rsid w:val="00AA134C"/>
    <w:rsid w:val="00AA13E4"/>
    <w:rsid w:val="00AA1641"/>
    <w:rsid w:val="00AA204C"/>
    <w:rsid w:val="00AA39FC"/>
    <w:rsid w:val="00AA40A1"/>
    <w:rsid w:val="00AA40AD"/>
    <w:rsid w:val="00AA45BD"/>
    <w:rsid w:val="00AA46D1"/>
    <w:rsid w:val="00AA4FDB"/>
    <w:rsid w:val="00AA5329"/>
    <w:rsid w:val="00AA53AE"/>
    <w:rsid w:val="00AA585C"/>
    <w:rsid w:val="00AA5A52"/>
    <w:rsid w:val="00AA5AB2"/>
    <w:rsid w:val="00AA5BBF"/>
    <w:rsid w:val="00AA5C33"/>
    <w:rsid w:val="00AA65CE"/>
    <w:rsid w:val="00AA6638"/>
    <w:rsid w:val="00AA6732"/>
    <w:rsid w:val="00AA6FAE"/>
    <w:rsid w:val="00AA708F"/>
    <w:rsid w:val="00AA70B2"/>
    <w:rsid w:val="00AA7753"/>
    <w:rsid w:val="00AA789B"/>
    <w:rsid w:val="00AA78D2"/>
    <w:rsid w:val="00AA7CD6"/>
    <w:rsid w:val="00AA7F37"/>
    <w:rsid w:val="00AB061A"/>
    <w:rsid w:val="00AB0C56"/>
    <w:rsid w:val="00AB0EF7"/>
    <w:rsid w:val="00AB0F40"/>
    <w:rsid w:val="00AB120D"/>
    <w:rsid w:val="00AB14EA"/>
    <w:rsid w:val="00AB1BF6"/>
    <w:rsid w:val="00AB1FC1"/>
    <w:rsid w:val="00AB1FC8"/>
    <w:rsid w:val="00AB237B"/>
    <w:rsid w:val="00AB23D6"/>
    <w:rsid w:val="00AB2774"/>
    <w:rsid w:val="00AB29A6"/>
    <w:rsid w:val="00AB2F4A"/>
    <w:rsid w:val="00AB309B"/>
    <w:rsid w:val="00AB367A"/>
    <w:rsid w:val="00AB37C9"/>
    <w:rsid w:val="00AB39AB"/>
    <w:rsid w:val="00AB3E8E"/>
    <w:rsid w:val="00AB3F4E"/>
    <w:rsid w:val="00AB3F8A"/>
    <w:rsid w:val="00AB4096"/>
    <w:rsid w:val="00AB40C9"/>
    <w:rsid w:val="00AB41A9"/>
    <w:rsid w:val="00AB4247"/>
    <w:rsid w:val="00AB4964"/>
    <w:rsid w:val="00AB4984"/>
    <w:rsid w:val="00AB4C65"/>
    <w:rsid w:val="00AB538F"/>
    <w:rsid w:val="00AB5487"/>
    <w:rsid w:val="00AB595A"/>
    <w:rsid w:val="00AB6592"/>
    <w:rsid w:val="00AB66AE"/>
    <w:rsid w:val="00AB6986"/>
    <w:rsid w:val="00AB69A3"/>
    <w:rsid w:val="00AB6F43"/>
    <w:rsid w:val="00AB70F2"/>
    <w:rsid w:val="00AB71A8"/>
    <w:rsid w:val="00AB73BB"/>
    <w:rsid w:val="00AB74BF"/>
    <w:rsid w:val="00AB7634"/>
    <w:rsid w:val="00AB7A84"/>
    <w:rsid w:val="00AB7DD9"/>
    <w:rsid w:val="00AC0151"/>
    <w:rsid w:val="00AC01CF"/>
    <w:rsid w:val="00AC0418"/>
    <w:rsid w:val="00AC07CC"/>
    <w:rsid w:val="00AC0A94"/>
    <w:rsid w:val="00AC0D4E"/>
    <w:rsid w:val="00AC0D85"/>
    <w:rsid w:val="00AC0DB8"/>
    <w:rsid w:val="00AC0DDA"/>
    <w:rsid w:val="00AC13AB"/>
    <w:rsid w:val="00AC192D"/>
    <w:rsid w:val="00AC1AFD"/>
    <w:rsid w:val="00AC2171"/>
    <w:rsid w:val="00AC2238"/>
    <w:rsid w:val="00AC235A"/>
    <w:rsid w:val="00AC29F8"/>
    <w:rsid w:val="00AC2B87"/>
    <w:rsid w:val="00AC2E29"/>
    <w:rsid w:val="00AC3270"/>
    <w:rsid w:val="00AC3603"/>
    <w:rsid w:val="00AC3B4F"/>
    <w:rsid w:val="00AC42DE"/>
    <w:rsid w:val="00AC42F3"/>
    <w:rsid w:val="00AC44A5"/>
    <w:rsid w:val="00AC4751"/>
    <w:rsid w:val="00AC5516"/>
    <w:rsid w:val="00AC590E"/>
    <w:rsid w:val="00AC5C2B"/>
    <w:rsid w:val="00AC5CEB"/>
    <w:rsid w:val="00AC5D48"/>
    <w:rsid w:val="00AC5F78"/>
    <w:rsid w:val="00AC5FE0"/>
    <w:rsid w:val="00AC600E"/>
    <w:rsid w:val="00AC60DE"/>
    <w:rsid w:val="00AC6458"/>
    <w:rsid w:val="00AC6DAB"/>
    <w:rsid w:val="00AC6E9E"/>
    <w:rsid w:val="00AC72BB"/>
    <w:rsid w:val="00AD0710"/>
    <w:rsid w:val="00AD0E49"/>
    <w:rsid w:val="00AD0E8C"/>
    <w:rsid w:val="00AD10CB"/>
    <w:rsid w:val="00AD180F"/>
    <w:rsid w:val="00AD18EC"/>
    <w:rsid w:val="00AD1B1B"/>
    <w:rsid w:val="00AD1EA6"/>
    <w:rsid w:val="00AD1F99"/>
    <w:rsid w:val="00AD20FD"/>
    <w:rsid w:val="00AD2371"/>
    <w:rsid w:val="00AD26C2"/>
    <w:rsid w:val="00AD2A41"/>
    <w:rsid w:val="00AD2B5F"/>
    <w:rsid w:val="00AD305D"/>
    <w:rsid w:val="00AD30A5"/>
    <w:rsid w:val="00AD348F"/>
    <w:rsid w:val="00AD359B"/>
    <w:rsid w:val="00AD3718"/>
    <w:rsid w:val="00AD3776"/>
    <w:rsid w:val="00AD37FF"/>
    <w:rsid w:val="00AD3937"/>
    <w:rsid w:val="00AD39FB"/>
    <w:rsid w:val="00AD41F5"/>
    <w:rsid w:val="00AD43A0"/>
    <w:rsid w:val="00AD44E2"/>
    <w:rsid w:val="00AD48F4"/>
    <w:rsid w:val="00AD4AAE"/>
    <w:rsid w:val="00AD4C90"/>
    <w:rsid w:val="00AD4DBA"/>
    <w:rsid w:val="00AD5035"/>
    <w:rsid w:val="00AD5244"/>
    <w:rsid w:val="00AD5374"/>
    <w:rsid w:val="00AD5470"/>
    <w:rsid w:val="00AD55C2"/>
    <w:rsid w:val="00AD5820"/>
    <w:rsid w:val="00AD5BB7"/>
    <w:rsid w:val="00AD6066"/>
    <w:rsid w:val="00AD60FE"/>
    <w:rsid w:val="00AD6283"/>
    <w:rsid w:val="00AD62AC"/>
    <w:rsid w:val="00AD645B"/>
    <w:rsid w:val="00AD667E"/>
    <w:rsid w:val="00AD6E86"/>
    <w:rsid w:val="00AD7009"/>
    <w:rsid w:val="00AD7089"/>
    <w:rsid w:val="00AD7D8C"/>
    <w:rsid w:val="00AD7E01"/>
    <w:rsid w:val="00AD7E3E"/>
    <w:rsid w:val="00AE009F"/>
    <w:rsid w:val="00AE0316"/>
    <w:rsid w:val="00AE0887"/>
    <w:rsid w:val="00AE0A0A"/>
    <w:rsid w:val="00AE0D62"/>
    <w:rsid w:val="00AE0E75"/>
    <w:rsid w:val="00AE0F28"/>
    <w:rsid w:val="00AE103C"/>
    <w:rsid w:val="00AE1446"/>
    <w:rsid w:val="00AE17F0"/>
    <w:rsid w:val="00AE1815"/>
    <w:rsid w:val="00AE198C"/>
    <w:rsid w:val="00AE19E9"/>
    <w:rsid w:val="00AE1B85"/>
    <w:rsid w:val="00AE2391"/>
    <w:rsid w:val="00AE245B"/>
    <w:rsid w:val="00AE301C"/>
    <w:rsid w:val="00AE31F5"/>
    <w:rsid w:val="00AE3491"/>
    <w:rsid w:val="00AE3981"/>
    <w:rsid w:val="00AE39B2"/>
    <w:rsid w:val="00AE3F1A"/>
    <w:rsid w:val="00AE3FD0"/>
    <w:rsid w:val="00AE4FF3"/>
    <w:rsid w:val="00AE500F"/>
    <w:rsid w:val="00AE52C2"/>
    <w:rsid w:val="00AE52FA"/>
    <w:rsid w:val="00AE5D69"/>
    <w:rsid w:val="00AE5E10"/>
    <w:rsid w:val="00AE7669"/>
    <w:rsid w:val="00AE76A2"/>
    <w:rsid w:val="00AE7742"/>
    <w:rsid w:val="00AE788C"/>
    <w:rsid w:val="00AE7A25"/>
    <w:rsid w:val="00AE7B95"/>
    <w:rsid w:val="00AE7DAC"/>
    <w:rsid w:val="00AF00DF"/>
    <w:rsid w:val="00AF0307"/>
    <w:rsid w:val="00AF033D"/>
    <w:rsid w:val="00AF0C7C"/>
    <w:rsid w:val="00AF1408"/>
    <w:rsid w:val="00AF1511"/>
    <w:rsid w:val="00AF15B7"/>
    <w:rsid w:val="00AF16A6"/>
    <w:rsid w:val="00AF179E"/>
    <w:rsid w:val="00AF1B9F"/>
    <w:rsid w:val="00AF1F2A"/>
    <w:rsid w:val="00AF22C2"/>
    <w:rsid w:val="00AF2554"/>
    <w:rsid w:val="00AF30FB"/>
    <w:rsid w:val="00AF319B"/>
    <w:rsid w:val="00AF3370"/>
    <w:rsid w:val="00AF35EF"/>
    <w:rsid w:val="00AF3A18"/>
    <w:rsid w:val="00AF3A26"/>
    <w:rsid w:val="00AF3FA7"/>
    <w:rsid w:val="00AF425C"/>
    <w:rsid w:val="00AF444B"/>
    <w:rsid w:val="00AF4782"/>
    <w:rsid w:val="00AF4912"/>
    <w:rsid w:val="00AF4BDB"/>
    <w:rsid w:val="00AF4C0E"/>
    <w:rsid w:val="00AF4CD4"/>
    <w:rsid w:val="00AF4D9E"/>
    <w:rsid w:val="00AF4F31"/>
    <w:rsid w:val="00AF4F87"/>
    <w:rsid w:val="00AF5431"/>
    <w:rsid w:val="00AF55A5"/>
    <w:rsid w:val="00AF5896"/>
    <w:rsid w:val="00AF58A9"/>
    <w:rsid w:val="00AF5A0C"/>
    <w:rsid w:val="00AF5BD8"/>
    <w:rsid w:val="00AF6125"/>
    <w:rsid w:val="00AF65C3"/>
    <w:rsid w:val="00AF6833"/>
    <w:rsid w:val="00AF70EE"/>
    <w:rsid w:val="00AF7966"/>
    <w:rsid w:val="00AF7D89"/>
    <w:rsid w:val="00B00686"/>
    <w:rsid w:val="00B01025"/>
    <w:rsid w:val="00B01590"/>
    <w:rsid w:val="00B01A90"/>
    <w:rsid w:val="00B01F34"/>
    <w:rsid w:val="00B02473"/>
    <w:rsid w:val="00B024C3"/>
    <w:rsid w:val="00B024F1"/>
    <w:rsid w:val="00B0250E"/>
    <w:rsid w:val="00B02898"/>
    <w:rsid w:val="00B0293E"/>
    <w:rsid w:val="00B034AB"/>
    <w:rsid w:val="00B0365C"/>
    <w:rsid w:val="00B036A7"/>
    <w:rsid w:val="00B0390A"/>
    <w:rsid w:val="00B03B0F"/>
    <w:rsid w:val="00B03F2D"/>
    <w:rsid w:val="00B0405E"/>
    <w:rsid w:val="00B04296"/>
    <w:rsid w:val="00B049FD"/>
    <w:rsid w:val="00B04D32"/>
    <w:rsid w:val="00B04F46"/>
    <w:rsid w:val="00B058DB"/>
    <w:rsid w:val="00B05B56"/>
    <w:rsid w:val="00B0641B"/>
    <w:rsid w:val="00B06AB1"/>
    <w:rsid w:val="00B07292"/>
    <w:rsid w:val="00B072EF"/>
    <w:rsid w:val="00B07334"/>
    <w:rsid w:val="00B07428"/>
    <w:rsid w:val="00B07463"/>
    <w:rsid w:val="00B07543"/>
    <w:rsid w:val="00B07A1C"/>
    <w:rsid w:val="00B07DE8"/>
    <w:rsid w:val="00B07EC0"/>
    <w:rsid w:val="00B10120"/>
    <w:rsid w:val="00B1037C"/>
    <w:rsid w:val="00B103DB"/>
    <w:rsid w:val="00B11839"/>
    <w:rsid w:val="00B11911"/>
    <w:rsid w:val="00B11FA8"/>
    <w:rsid w:val="00B12398"/>
    <w:rsid w:val="00B1263C"/>
    <w:rsid w:val="00B1279A"/>
    <w:rsid w:val="00B1327C"/>
    <w:rsid w:val="00B13648"/>
    <w:rsid w:val="00B13752"/>
    <w:rsid w:val="00B13815"/>
    <w:rsid w:val="00B13CF8"/>
    <w:rsid w:val="00B13CFE"/>
    <w:rsid w:val="00B13DBE"/>
    <w:rsid w:val="00B140FB"/>
    <w:rsid w:val="00B141C8"/>
    <w:rsid w:val="00B1436F"/>
    <w:rsid w:val="00B143F0"/>
    <w:rsid w:val="00B146EE"/>
    <w:rsid w:val="00B14EBB"/>
    <w:rsid w:val="00B15695"/>
    <w:rsid w:val="00B156B2"/>
    <w:rsid w:val="00B157AC"/>
    <w:rsid w:val="00B1586E"/>
    <w:rsid w:val="00B162AD"/>
    <w:rsid w:val="00B16608"/>
    <w:rsid w:val="00B166D0"/>
    <w:rsid w:val="00B1670B"/>
    <w:rsid w:val="00B16A89"/>
    <w:rsid w:val="00B16D22"/>
    <w:rsid w:val="00B16D75"/>
    <w:rsid w:val="00B16EAB"/>
    <w:rsid w:val="00B1747D"/>
    <w:rsid w:val="00B178C1"/>
    <w:rsid w:val="00B17FBF"/>
    <w:rsid w:val="00B2005D"/>
    <w:rsid w:val="00B2068D"/>
    <w:rsid w:val="00B212A9"/>
    <w:rsid w:val="00B2140A"/>
    <w:rsid w:val="00B21449"/>
    <w:rsid w:val="00B21A19"/>
    <w:rsid w:val="00B21F5F"/>
    <w:rsid w:val="00B224D1"/>
    <w:rsid w:val="00B22877"/>
    <w:rsid w:val="00B22BA7"/>
    <w:rsid w:val="00B22C54"/>
    <w:rsid w:val="00B239B9"/>
    <w:rsid w:val="00B243DD"/>
    <w:rsid w:val="00B247C2"/>
    <w:rsid w:val="00B24AD4"/>
    <w:rsid w:val="00B24C22"/>
    <w:rsid w:val="00B2528B"/>
    <w:rsid w:val="00B252B2"/>
    <w:rsid w:val="00B253E6"/>
    <w:rsid w:val="00B258BA"/>
    <w:rsid w:val="00B2592A"/>
    <w:rsid w:val="00B25F35"/>
    <w:rsid w:val="00B26707"/>
    <w:rsid w:val="00B26946"/>
    <w:rsid w:val="00B26C49"/>
    <w:rsid w:val="00B26CA8"/>
    <w:rsid w:val="00B26DB3"/>
    <w:rsid w:val="00B26EBD"/>
    <w:rsid w:val="00B26F85"/>
    <w:rsid w:val="00B273B1"/>
    <w:rsid w:val="00B27470"/>
    <w:rsid w:val="00B27E19"/>
    <w:rsid w:val="00B30EEB"/>
    <w:rsid w:val="00B30F7D"/>
    <w:rsid w:val="00B310D6"/>
    <w:rsid w:val="00B3165E"/>
    <w:rsid w:val="00B318CE"/>
    <w:rsid w:val="00B31A3D"/>
    <w:rsid w:val="00B31B7A"/>
    <w:rsid w:val="00B31BFE"/>
    <w:rsid w:val="00B31E75"/>
    <w:rsid w:val="00B32117"/>
    <w:rsid w:val="00B32322"/>
    <w:rsid w:val="00B32327"/>
    <w:rsid w:val="00B32355"/>
    <w:rsid w:val="00B32465"/>
    <w:rsid w:val="00B326C2"/>
    <w:rsid w:val="00B3298C"/>
    <w:rsid w:val="00B32A43"/>
    <w:rsid w:val="00B32E0E"/>
    <w:rsid w:val="00B3346D"/>
    <w:rsid w:val="00B33A24"/>
    <w:rsid w:val="00B33CAD"/>
    <w:rsid w:val="00B33E42"/>
    <w:rsid w:val="00B33E52"/>
    <w:rsid w:val="00B33EA6"/>
    <w:rsid w:val="00B34162"/>
    <w:rsid w:val="00B341FE"/>
    <w:rsid w:val="00B34397"/>
    <w:rsid w:val="00B343F5"/>
    <w:rsid w:val="00B349A4"/>
    <w:rsid w:val="00B34C49"/>
    <w:rsid w:val="00B34E36"/>
    <w:rsid w:val="00B34E94"/>
    <w:rsid w:val="00B34F44"/>
    <w:rsid w:val="00B350AC"/>
    <w:rsid w:val="00B3536D"/>
    <w:rsid w:val="00B3566E"/>
    <w:rsid w:val="00B35704"/>
    <w:rsid w:val="00B359BC"/>
    <w:rsid w:val="00B35B10"/>
    <w:rsid w:val="00B35B51"/>
    <w:rsid w:val="00B35BC0"/>
    <w:rsid w:val="00B35E4C"/>
    <w:rsid w:val="00B35F7B"/>
    <w:rsid w:val="00B36406"/>
    <w:rsid w:val="00B3644D"/>
    <w:rsid w:val="00B3667C"/>
    <w:rsid w:val="00B368B9"/>
    <w:rsid w:val="00B36ED4"/>
    <w:rsid w:val="00B36F96"/>
    <w:rsid w:val="00B37941"/>
    <w:rsid w:val="00B37B05"/>
    <w:rsid w:val="00B37BE7"/>
    <w:rsid w:val="00B37D70"/>
    <w:rsid w:val="00B37E89"/>
    <w:rsid w:val="00B40108"/>
    <w:rsid w:val="00B4044C"/>
    <w:rsid w:val="00B40772"/>
    <w:rsid w:val="00B40F27"/>
    <w:rsid w:val="00B41134"/>
    <w:rsid w:val="00B41D64"/>
    <w:rsid w:val="00B42180"/>
    <w:rsid w:val="00B4293C"/>
    <w:rsid w:val="00B42AA9"/>
    <w:rsid w:val="00B42D9C"/>
    <w:rsid w:val="00B42E2A"/>
    <w:rsid w:val="00B42E5B"/>
    <w:rsid w:val="00B42E8C"/>
    <w:rsid w:val="00B42FA7"/>
    <w:rsid w:val="00B43273"/>
    <w:rsid w:val="00B432E0"/>
    <w:rsid w:val="00B437A2"/>
    <w:rsid w:val="00B44466"/>
    <w:rsid w:val="00B4551D"/>
    <w:rsid w:val="00B45700"/>
    <w:rsid w:val="00B458A0"/>
    <w:rsid w:val="00B45935"/>
    <w:rsid w:val="00B45BC8"/>
    <w:rsid w:val="00B45C81"/>
    <w:rsid w:val="00B45F4E"/>
    <w:rsid w:val="00B46930"/>
    <w:rsid w:val="00B46A7B"/>
    <w:rsid w:val="00B46EE1"/>
    <w:rsid w:val="00B46FE9"/>
    <w:rsid w:val="00B473D7"/>
    <w:rsid w:val="00B4783D"/>
    <w:rsid w:val="00B47A46"/>
    <w:rsid w:val="00B501A8"/>
    <w:rsid w:val="00B504F9"/>
    <w:rsid w:val="00B50964"/>
    <w:rsid w:val="00B50A7B"/>
    <w:rsid w:val="00B518F7"/>
    <w:rsid w:val="00B51B60"/>
    <w:rsid w:val="00B51CFE"/>
    <w:rsid w:val="00B51D44"/>
    <w:rsid w:val="00B51F75"/>
    <w:rsid w:val="00B5217B"/>
    <w:rsid w:val="00B523A5"/>
    <w:rsid w:val="00B523D7"/>
    <w:rsid w:val="00B52619"/>
    <w:rsid w:val="00B52A2C"/>
    <w:rsid w:val="00B52DA3"/>
    <w:rsid w:val="00B535F4"/>
    <w:rsid w:val="00B53616"/>
    <w:rsid w:val="00B538DE"/>
    <w:rsid w:val="00B539CB"/>
    <w:rsid w:val="00B53A9D"/>
    <w:rsid w:val="00B53B8C"/>
    <w:rsid w:val="00B53BFF"/>
    <w:rsid w:val="00B540AB"/>
    <w:rsid w:val="00B5410A"/>
    <w:rsid w:val="00B54134"/>
    <w:rsid w:val="00B541D5"/>
    <w:rsid w:val="00B5461A"/>
    <w:rsid w:val="00B55A17"/>
    <w:rsid w:val="00B55AC2"/>
    <w:rsid w:val="00B55B1C"/>
    <w:rsid w:val="00B561AC"/>
    <w:rsid w:val="00B562B6"/>
    <w:rsid w:val="00B568A6"/>
    <w:rsid w:val="00B56AAB"/>
    <w:rsid w:val="00B56B3A"/>
    <w:rsid w:val="00B56B44"/>
    <w:rsid w:val="00B57062"/>
    <w:rsid w:val="00B57123"/>
    <w:rsid w:val="00B57564"/>
    <w:rsid w:val="00B57AAA"/>
    <w:rsid w:val="00B57AC0"/>
    <w:rsid w:val="00B57CF9"/>
    <w:rsid w:val="00B600CE"/>
    <w:rsid w:val="00B6019C"/>
    <w:rsid w:val="00B60245"/>
    <w:rsid w:val="00B603B6"/>
    <w:rsid w:val="00B60773"/>
    <w:rsid w:val="00B60A44"/>
    <w:rsid w:val="00B610C1"/>
    <w:rsid w:val="00B61170"/>
    <w:rsid w:val="00B61304"/>
    <w:rsid w:val="00B6186C"/>
    <w:rsid w:val="00B620CB"/>
    <w:rsid w:val="00B622D4"/>
    <w:rsid w:val="00B6276C"/>
    <w:rsid w:val="00B62CD5"/>
    <w:rsid w:val="00B62CF0"/>
    <w:rsid w:val="00B62DAE"/>
    <w:rsid w:val="00B63664"/>
    <w:rsid w:val="00B63831"/>
    <w:rsid w:val="00B63DA0"/>
    <w:rsid w:val="00B646D8"/>
    <w:rsid w:val="00B64D66"/>
    <w:rsid w:val="00B65786"/>
    <w:rsid w:val="00B658A1"/>
    <w:rsid w:val="00B659F1"/>
    <w:rsid w:val="00B65D54"/>
    <w:rsid w:val="00B65FBE"/>
    <w:rsid w:val="00B660EB"/>
    <w:rsid w:val="00B660F1"/>
    <w:rsid w:val="00B6639E"/>
    <w:rsid w:val="00B6664B"/>
    <w:rsid w:val="00B66971"/>
    <w:rsid w:val="00B66A86"/>
    <w:rsid w:val="00B66E47"/>
    <w:rsid w:val="00B67187"/>
    <w:rsid w:val="00B673A2"/>
    <w:rsid w:val="00B6784D"/>
    <w:rsid w:val="00B67DA2"/>
    <w:rsid w:val="00B70830"/>
    <w:rsid w:val="00B70F12"/>
    <w:rsid w:val="00B70FC0"/>
    <w:rsid w:val="00B71147"/>
    <w:rsid w:val="00B71379"/>
    <w:rsid w:val="00B713EB"/>
    <w:rsid w:val="00B71573"/>
    <w:rsid w:val="00B72033"/>
    <w:rsid w:val="00B72240"/>
    <w:rsid w:val="00B726CB"/>
    <w:rsid w:val="00B72AED"/>
    <w:rsid w:val="00B72F26"/>
    <w:rsid w:val="00B74024"/>
    <w:rsid w:val="00B742A9"/>
    <w:rsid w:val="00B743CA"/>
    <w:rsid w:val="00B745D7"/>
    <w:rsid w:val="00B74A81"/>
    <w:rsid w:val="00B74FA0"/>
    <w:rsid w:val="00B750F1"/>
    <w:rsid w:val="00B753B0"/>
    <w:rsid w:val="00B754B3"/>
    <w:rsid w:val="00B75662"/>
    <w:rsid w:val="00B75784"/>
    <w:rsid w:val="00B757CF"/>
    <w:rsid w:val="00B75E02"/>
    <w:rsid w:val="00B75FA1"/>
    <w:rsid w:val="00B761C7"/>
    <w:rsid w:val="00B76909"/>
    <w:rsid w:val="00B76AB7"/>
    <w:rsid w:val="00B76C0A"/>
    <w:rsid w:val="00B76C48"/>
    <w:rsid w:val="00B76E06"/>
    <w:rsid w:val="00B77B0F"/>
    <w:rsid w:val="00B77D28"/>
    <w:rsid w:val="00B802CA"/>
    <w:rsid w:val="00B80365"/>
    <w:rsid w:val="00B80589"/>
    <w:rsid w:val="00B80B20"/>
    <w:rsid w:val="00B816F8"/>
    <w:rsid w:val="00B817E5"/>
    <w:rsid w:val="00B81C8A"/>
    <w:rsid w:val="00B8202F"/>
    <w:rsid w:val="00B82245"/>
    <w:rsid w:val="00B8289C"/>
    <w:rsid w:val="00B82B01"/>
    <w:rsid w:val="00B8374E"/>
    <w:rsid w:val="00B83C64"/>
    <w:rsid w:val="00B83CA3"/>
    <w:rsid w:val="00B84A2F"/>
    <w:rsid w:val="00B84AF4"/>
    <w:rsid w:val="00B84C35"/>
    <w:rsid w:val="00B84D90"/>
    <w:rsid w:val="00B84E23"/>
    <w:rsid w:val="00B856A9"/>
    <w:rsid w:val="00B85EEF"/>
    <w:rsid w:val="00B85F91"/>
    <w:rsid w:val="00B860D1"/>
    <w:rsid w:val="00B867C1"/>
    <w:rsid w:val="00B871D9"/>
    <w:rsid w:val="00B871E8"/>
    <w:rsid w:val="00B87265"/>
    <w:rsid w:val="00B87B7B"/>
    <w:rsid w:val="00B87FE9"/>
    <w:rsid w:val="00B9067C"/>
    <w:rsid w:val="00B907EC"/>
    <w:rsid w:val="00B908FF"/>
    <w:rsid w:val="00B90E4D"/>
    <w:rsid w:val="00B90F91"/>
    <w:rsid w:val="00B91FF4"/>
    <w:rsid w:val="00B92337"/>
    <w:rsid w:val="00B923B8"/>
    <w:rsid w:val="00B92AB1"/>
    <w:rsid w:val="00B93046"/>
    <w:rsid w:val="00B93183"/>
    <w:rsid w:val="00B93D80"/>
    <w:rsid w:val="00B93DEE"/>
    <w:rsid w:val="00B942B5"/>
    <w:rsid w:val="00B94FC2"/>
    <w:rsid w:val="00B95DBF"/>
    <w:rsid w:val="00B95DED"/>
    <w:rsid w:val="00B9626B"/>
    <w:rsid w:val="00B9774D"/>
    <w:rsid w:val="00B977C1"/>
    <w:rsid w:val="00B9782D"/>
    <w:rsid w:val="00B97D7A"/>
    <w:rsid w:val="00B97DE8"/>
    <w:rsid w:val="00BA0355"/>
    <w:rsid w:val="00BA0791"/>
    <w:rsid w:val="00BA08C3"/>
    <w:rsid w:val="00BA0ACA"/>
    <w:rsid w:val="00BA0B67"/>
    <w:rsid w:val="00BA0F56"/>
    <w:rsid w:val="00BA1196"/>
    <w:rsid w:val="00BA1624"/>
    <w:rsid w:val="00BA1769"/>
    <w:rsid w:val="00BA1FB9"/>
    <w:rsid w:val="00BA257C"/>
    <w:rsid w:val="00BA2B53"/>
    <w:rsid w:val="00BA313B"/>
    <w:rsid w:val="00BA3649"/>
    <w:rsid w:val="00BA367E"/>
    <w:rsid w:val="00BA3E57"/>
    <w:rsid w:val="00BA3EAA"/>
    <w:rsid w:val="00BA3EF2"/>
    <w:rsid w:val="00BA4014"/>
    <w:rsid w:val="00BA47F3"/>
    <w:rsid w:val="00BA4A9A"/>
    <w:rsid w:val="00BA5236"/>
    <w:rsid w:val="00BA529C"/>
    <w:rsid w:val="00BA54DD"/>
    <w:rsid w:val="00BA59DB"/>
    <w:rsid w:val="00BA5CDE"/>
    <w:rsid w:val="00BA5D6A"/>
    <w:rsid w:val="00BA60B4"/>
    <w:rsid w:val="00BA60BE"/>
    <w:rsid w:val="00BA61DD"/>
    <w:rsid w:val="00BA6210"/>
    <w:rsid w:val="00BA6C54"/>
    <w:rsid w:val="00BA6C8C"/>
    <w:rsid w:val="00BA71BE"/>
    <w:rsid w:val="00BA74F4"/>
    <w:rsid w:val="00BA7565"/>
    <w:rsid w:val="00BA789D"/>
    <w:rsid w:val="00BA7B6B"/>
    <w:rsid w:val="00BA7C71"/>
    <w:rsid w:val="00BB04AE"/>
    <w:rsid w:val="00BB0764"/>
    <w:rsid w:val="00BB0D17"/>
    <w:rsid w:val="00BB1955"/>
    <w:rsid w:val="00BB1AC8"/>
    <w:rsid w:val="00BB1C20"/>
    <w:rsid w:val="00BB1D6E"/>
    <w:rsid w:val="00BB1F56"/>
    <w:rsid w:val="00BB2263"/>
    <w:rsid w:val="00BB2264"/>
    <w:rsid w:val="00BB2496"/>
    <w:rsid w:val="00BB2BA7"/>
    <w:rsid w:val="00BB2C94"/>
    <w:rsid w:val="00BB2E11"/>
    <w:rsid w:val="00BB2F94"/>
    <w:rsid w:val="00BB2FE0"/>
    <w:rsid w:val="00BB31E2"/>
    <w:rsid w:val="00BB35F5"/>
    <w:rsid w:val="00BB360B"/>
    <w:rsid w:val="00BB3643"/>
    <w:rsid w:val="00BB4024"/>
    <w:rsid w:val="00BB4207"/>
    <w:rsid w:val="00BB42D8"/>
    <w:rsid w:val="00BB461F"/>
    <w:rsid w:val="00BB4C46"/>
    <w:rsid w:val="00BB57F2"/>
    <w:rsid w:val="00BB5F09"/>
    <w:rsid w:val="00BB5FA8"/>
    <w:rsid w:val="00BB6126"/>
    <w:rsid w:val="00BB61D7"/>
    <w:rsid w:val="00BB620E"/>
    <w:rsid w:val="00BB6946"/>
    <w:rsid w:val="00BB6964"/>
    <w:rsid w:val="00BB705E"/>
    <w:rsid w:val="00BB732C"/>
    <w:rsid w:val="00BB747F"/>
    <w:rsid w:val="00BB770C"/>
    <w:rsid w:val="00BB7C16"/>
    <w:rsid w:val="00BB7C3C"/>
    <w:rsid w:val="00BB7D1E"/>
    <w:rsid w:val="00BB7F9F"/>
    <w:rsid w:val="00BC0092"/>
    <w:rsid w:val="00BC0111"/>
    <w:rsid w:val="00BC0A70"/>
    <w:rsid w:val="00BC0B96"/>
    <w:rsid w:val="00BC0DAE"/>
    <w:rsid w:val="00BC0E7D"/>
    <w:rsid w:val="00BC14B7"/>
    <w:rsid w:val="00BC1500"/>
    <w:rsid w:val="00BC157F"/>
    <w:rsid w:val="00BC1803"/>
    <w:rsid w:val="00BC1B55"/>
    <w:rsid w:val="00BC202E"/>
    <w:rsid w:val="00BC2044"/>
    <w:rsid w:val="00BC23DE"/>
    <w:rsid w:val="00BC286E"/>
    <w:rsid w:val="00BC3886"/>
    <w:rsid w:val="00BC3B25"/>
    <w:rsid w:val="00BC3E6D"/>
    <w:rsid w:val="00BC44AC"/>
    <w:rsid w:val="00BC48D0"/>
    <w:rsid w:val="00BC4A4B"/>
    <w:rsid w:val="00BC4CAD"/>
    <w:rsid w:val="00BC4DE2"/>
    <w:rsid w:val="00BC4DE4"/>
    <w:rsid w:val="00BC5FAD"/>
    <w:rsid w:val="00BC6600"/>
    <w:rsid w:val="00BC6622"/>
    <w:rsid w:val="00BC707C"/>
    <w:rsid w:val="00BC71A7"/>
    <w:rsid w:val="00BD038A"/>
    <w:rsid w:val="00BD05BF"/>
    <w:rsid w:val="00BD06A6"/>
    <w:rsid w:val="00BD0730"/>
    <w:rsid w:val="00BD0C11"/>
    <w:rsid w:val="00BD0C7F"/>
    <w:rsid w:val="00BD0D31"/>
    <w:rsid w:val="00BD127A"/>
    <w:rsid w:val="00BD14D3"/>
    <w:rsid w:val="00BD17D3"/>
    <w:rsid w:val="00BD1B06"/>
    <w:rsid w:val="00BD20E0"/>
    <w:rsid w:val="00BD35D9"/>
    <w:rsid w:val="00BD3AA4"/>
    <w:rsid w:val="00BD3BCB"/>
    <w:rsid w:val="00BD3CA9"/>
    <w:rsid w:val="00BD3E7F"/>
    <w:rsid w:val="00BD418C"/>
    <w:rsid w:val="00BD4509"/>
    <w:rsid w:val="00BD5024"/>
    <w:rsid w:val="00BD5596"/>
    <w:rsid w:val="00BD55FE"/>
    <w:rsid w:val="00BD577C"/>
    <w:rsid w:val="00BD577E"/>
    <w:rsid w:val="00BD5A0C"/>
    <w:rsid w:val="00BD5AF6"/>
    <w:rsid w:val="00BD5CDF"/>
    <w:rsid w:val="00BD6A9F"/>
    <w:rsid w:val="00BD6B99"/>
    <w:rsid w:val="00BD6D55"/>
    <w:rsid w:val="00BD73F1"/>
    <w:rsid w:val="00BD79BE"/>
    <w:rsid w:val="00BD79DE"/>
    <w:rsid w:val="00BD79E7"/>
    <w:rsid w:val="00BD7A7F"/>
    <w:rsid w:val="00BD7E05"/>
    <w:rsid w:val="00BD7E2E"/>
    <w:rsid w:val="00BE012F"/>
    <w:rsid w:val="00BE06EE"/>
    <w:rsid w:val="00BE072F"/>
    <w:rsid w:val="00BE07B2"/>
    <w:rsid w:val="00BE0B99"/>
    <w:rsid w:val="00BE0FA7"/>
    <w:rsid w:val="00BE1164"/>
    <w:rsid w:val="00BE14EB"/>
    <w:rsid w:val="00BE1666"/>
    <w:rsid w:val="00BE25A8"/>
    <w:rsid w:val="00BE272C"/>
    <w:rsid w:val="00BE29DF"/>
    <w:rsid w:val="00BE2A9B"/>
    <w:rsid w:val="00BE2C6A"/>
    <w:rsid w:val="00BE2DE3"/>
    <w:rsid w:val="00BE31A4"/>
    <w:rsid w:val="00BE39A5"/>
    <w:rsid w:val="00BE3A01"/>
    <w:rsid w:val="00BE3B6D"/>
    <w:rsid w:val="00BE3E16"/>
    <w:rsid w:val="00BE4501"/>
    <w:rsid w:val="00BE4596"/>
    <w:rsid w:val="00BE4D85"/>
    <w:rsid w:val="00BE4D97"/>
    <w:rsid w:val="00BE4F56"/>
    <w:rsid w:val="00BE53A0"/>
    <w:rsid w:val="00BE61B6"/>
    <w:rsid w:val="00BE675A"/>
    <w:rsid w:val="00BE6805"/>
    <w:rsid w:val="00BE6A44"/>
    <w:rsid w:val="00BE6CDD"/>
    <w:rsid w:val="00BE6F9D"/>
    <w:rsid w:val="00BE706B"/>
    <w:rsid w:val="00BE735E"/>
    <w:rsid w:val="00BE73FB"/>
    <w:rsid w:val="00BF0324"/>
    <w:rsid w:val="00BF0471"/>
    <w:rsid w:val="00BF05DF"/>
    <w:rsid w:val="00BF06D5"/>
    <w:rsid w:val="00BF0D69"/>
    <w:rsid w:val="00BF0F3E"/>
    <w:rsid w:val="00BF11D7"/>
    <w:rsid w:val="00BF12CF"/>
    <w:rsid w:val="00BF1464"/>
    <w:rsid w:val="00BF16B3"/>
    <w:rsid w:val="00BF179D"/>
    <w:rsid w:val="00BF1809"/>
    <w:rsid w:val="00BF1CD1"/>
    <w:rsid w:val="00BF2020"/>
    <w:rsid w:val="00BF2106"/>
    <w:rsid w:val="00BF2307"/>
    <w:rsid w:val="00BF232F"/>
    <w:rsid w:val="00BF2424"/>
    <w:rsid w:val="00BF266B"/>
    <w:rsid w:val="00BF2965"/>
    <w:rsid w:val="00BF332D"/>
    <w:rsid w:val="00BF38F4"/>
    <w:rsid w:val="00BF3A91"/>
    <w:rsid w:val="00BF3AC8"/>
    <w:rsid w:val="00BF420A"/>
    <w:rsid w:val="00BF4614"/>
    <w:rsid w:val="00BF4677"/>
    <w:rsid w:val="00BF47F0"/>
    <w:rsid w:val="00BF4BCC"/>
    <w:rsid w:val="00BF59DB"/>
    <w:rsid w:val="00BF5B39"/>
    <w:rsid w:val="00BF5CD9"/>
    <w:rsid w:val="00BF5E65"/>
    <w:rsid w:val="00BF602C"/>
    <w:rsid w:val="00BF62F7"/>
    <w:rsid w:val="00BF6508"/>
    <w:rsid w:val="00BF68AC"/>
    <w:rsid w:val="00BF6918"/>
    <w:rsid w:val="00BF6982"/>
    <w:rsid w:val="00BF726F"/>
    <w:rsid w:val="00BF77DC"/>
    <w:rsid w:val="00BF7C7D"/>
    <w:rsid w:val="00C003CC"/>
    <w:rsid w:val="00C00400"/>
    <w:rsid w:val="00C0047D"/>
    <w:rsid w:val="00C004B3"/>
    <w:rsid w:val="00C00936"/>
    <w:rsid w:val="00C01228"/>
    <w:rsid w:val="00C01415"/>
    <w:rsid w:val="00C01454"/>
    <w:rsid w:val="00C0175A"/>
    <w:rsid w:val="00C01A89"/>
    <w:rsid w:val="00C01D2E"/>
    <w:rsid w:val="00C01F5E"/>
    <w:rsid w:val="00C021E8"/>
    <w:rsid w:val="00C0254E"/>
    <w:rsid w:val="00C02AA8"/>
    <w:rsid w:val="00C03AE8"/>
    <w:rsid w:val="00C03C74"/>
    <w:rsid w:val="00C04107"/>
    <w:rsid w:val="00C042F4"/>
    <w:rsid w:val="00C04460"/>
    <w:rsid w:val="00C0485B"/>
    <w:rsid w:val="00C04A04"/>
    <w:rsid w:val="00C04CE4"/>
    <w:rsid w:val="00C055A0"/>
    <w:rsid w:val="00C057C0"/>
    <w:rsid w:val="00C05956"/>
    <w:rsid w:val="00C05BB5"/>
    <w:rsid w:val="00C05DD3"/>
    <w:rsid w:val="00C06284"/>
    <w:rsid w:val="00C067CB"/>
    <w:rsid w:val="00C06A2C"/>
    <w:rsid w:val="00C06C2B"/>
    <w:rsid w:val="00C06C9C"/>
    <w:rsid w:val="00C0726A"/>
    <w:rsid w:val="00C07334"/>
    <w:rsid w:val="00C07495"/>
    <w:rsid w:val="00C07F5A"/>
    <w:rsid w:val="00C101E4"/>
    <w:rsid w:val="00C1022F"/>
    <w:rsid w:val="00C107B2"/>
    <w:rsid w:val="00C10A37"/>
    <w:rsid w:val="00C114CF"/>
    <w:rsid w:val="00C11584"/>
    <w:rsid w:val="00C117D5"/>
    <w:rsid w:val="00C118FC"/>
    <w:rsid w:val="00C11D50"/>
    <w:rsid w:val="00C12072"/>
    <w:rsid w:val="00C12220"/>
    <w:rsid w:val="00C123CB"/>
    <w:rsid w:val="00C124C3"/>
    <w:rsid w:val="00C1274D"/>
    <w:rsid w:val="00C12938"/>
    <w:rsid w:val="00C129B3"/>
    <w:rsid w:val="00C131CA"/>
    <w:rsid w:val="00C13223"/>
    <w:rsid w:val="00C1330D"/>
    <w:rsid w:val="00C134E8"/>
    <w:rsid w:val="00C13687"/>
    <w:rsid w:val="00C1387C"/>
    <w:rsid w:val="00C138BC"/>
    <w:rsid w:val="00C13BC0"/>
    <w:rsid w:val="00C13CC2"/>
    <w:rsid w:val="00C14113"/>
    <w:rsid w:val="00C15052"/>
    <w:rsid w:val="00C15156"/>
    <w:rsid w:val="00C1546F"/>
    <w:rsid w:val="00C15632"/>
    <w:rsid w:val="00C159C7"/>
    <w:rsid w:val="00C15B93"/>
    <w:rsid w:val="00C163AD"/>
    <w:rsid w:val="00C16634"/>
    <w:rsid w:val="00C16686"/>
    <w:rsid w:val="00C169B5"/>
    <w:rsid w:val="00C16C5E"/>
    <w:rsid w:val="00C17121"/>
    <w:rsid w:val="00C17350"/>
    <w:rsid w:val="00C176B0"/>
    <w:rsid w:val="00C20013"/>
    <w:rsid w:val="00C200D9"/>
    <w:rsid w:val="00C20109"/>
    <w:rsid w:val="00C20351"/>
    <w:rsid w:val="00C20473"/>
    <w:rsid w:val="00C20A3D"/>
    <w:rsid w:val="00C20EE8"/>
    <w:rsid w:val="00C2106A"/>
    <w:rsid w:val="00C21493"/>
    <w:rsid w:val="00C2192B"/>
    <w:rsid w:val="00C21AA7"/>
    <w:rsid w:val="00C224B7"/>
    <w:rsid w:val="00C22B3A"/>
    <w:rsid w:val="00C23083"/>
    <w:rsid w:val="00C239FF"/>
    <w:rsid w:val="00C24006"/>
    <w:rsid w:val="00C2415F"/>
    <w:rsid w:val="00C24432"/>
    <w:rsid w:val="00C244DE"/>
    <w:rsid w:val="00C24965"/>
    <w:rsid w:val="00C24C8B"/>
    <w:rsid w:val="00C2515D"/>
    <w:rsid w:val="00C25177"/>
    <w:rsid w:val="00C25570"/>
    <w:rsid w:val="00C25710"/>
    <w:rsid w:val="00C2571E"/>
    <w:rsid w:val="00C257F0"/>
    <w:rsid w:val="00C2618D"/>
    <w:rsid w:val="00C2623F"/>
    <w:rsid w:val="00C269A6"/>
    <w:rsid w:val="00C26E03"/>
    <w:rsid w:val="00C27125"/>
    <w:rsid w:val="00C2722F"/>
    <w:rsid w:val="00C27241"/>
    <w:rsid w:val="00C2745D"/>
    <w:rsid w:val="00C27908"/>
    <w:rsid w:val="00C27A65"/>
    <w:rsid w:val="00C27D08"/>
    <w:rsid w:val="00C27D23"/>
    <w:rsid w:val="00C27E15"/>
    <w:rsid w:val="00C30440"/>
    <w:rsid w:val="00C305A3"/>
    <w:rsid w:val="00C3073A"/>
    <w:rsid w:val="00C30A5A"/>
    <w:rsid w:val="00C30BB7"/>
    <w:rsid w:val="00C30D0E"/>
    <w:rsid w:val="00C31D0F"/>
    <w:rsid w:val="00C31EAB"/>
    <w:rsid w:val="00C31EE2"/>
    <w:rsid w:val="00C32753"/>
    <w:rsid w:val="00C328B0"/>
    <w:rsid w:val="00C32930"/>
    <w:rsid w:val="00C32BBA"/>
    <w:rsid w:val="00C3353D"/>
    <w:rsid w:val="00C3359F"/>
    <w:rsid w:val="00C3386C"/>
    <w:rsid w:val="00C33EE9"/>
    <w:rsid w:val="00C346B2"/>
    <w:rsid w:val="00C34CDE"/>
    <w:rsid w:val="00C350CB"/>
    <w:rsid w:val="00C352B7"/>
    <w:rsid w:val="00C3539F"/>
    <w:rsid w:val="00C354BF"/>
    <w:rsid w:val="00C35671"/>
    <w:rsid w:val="00C3574B"/>
    <w:rsid w:val="00C35855"/>
    <w:rsid w:val="00C35A2D"/>
    <w:rsid w:val="00C35B6D"/>
    <w:rsid w:val="00C3602C"/>
    <w:rsid w:val="00C36875"/>
    <w:rsid w:val="00C36C12"/>
    <w:rsid w:val="00C3701C"/>
    <w:rsid w:val="00C37069"/>
    <w:rsid w:val="00C3776F"/>
    <w:rsid w:val="00C37770"/>
    <w:rsid w:val="00C378E9"/>
    <w:rsid w:val="00C37F33"/>
    <w:rsid w:val="00C406D6"/>
    <w:rsid w:val="00C40B19"/>
    <w:rsid w:val="00C4108F"/>
    <w:rsid w:val="00C4131C"/>
    <w:rsid w:val="00C41510"/>
    <w:rsid w:val="00C41BA6"/>
    <w:rsid w:val="00C422DA"/>
    <w:rsid w:val="00C426B7"/>
    <w:rsid w:val="00C42716"/>
    <w:rsid w:val="00C429A3"/>
    <w:rsid w:val="00C42AC6"/>
    <w:rsid w:val="00C42C4D"/>
    <w:rsid w:val="00C42D31"/>
    <w:rsid w:val="00C4342B"/>
    <w:rsid w:val="00C43488"/>
    <w:rsid w:val="00C434D2"/>
    <w:rsid w:val="00C4366E"/>
    <w:rsid w:val="00C4371E"/>
    <w:rsid w:val="00C43828"/>
    <w:rsid w:val="00C438F8"/>
    <w:rsid w:val="00C43CDE"/>
    <w:rsid w:val="00C43F27"/>
    <w:rsid w:val="00C43F95"/>
    <w:rsid w:val="00C440D1"/>
    <w:rsid w:val="00C44329"/>
    <w:rsid w:val="00C44989"/>
    <w:rsid w:val="00C44B81"/>
    <w:rsid w:val="00C44C44"/>
    <w:rsid w:val="00C45512"/>
    <w:rsid w:val="00C45A05"/>
    <w:rsid w:val="00C46176"/>
    <w:rsid w:val="00C4628E"/>
    <w:rsid w:val="00C466FC"/>
    <w:rsid w:val="00C46A19"/>
    <w:rsid w:val="00C46EA3"/>
    <w:rsid w:val="00C47CE2"/>
    <w:rsid w:val="00C47D00"/>
    <w:rsid w:val="00C47EB1"/>
    <w:rsid w:val="00C47F5F"/>
    <w:rsid w:val="00C50158"/>
    <w:rsid w:val="00C50AE1"/>
    <w:rsid w:val="00C50C56"/>
    <w:rsid w:val="00C510E8"/>
    <w:rsid w:val="00C51502"/>
    <w:rsid w:val="00C51762"/>
    <w:rsid w:val="00C517F7"/>
    <w:rsid w:val="00C51B79"/>
    <w:rsid w:val="00C51F57"/>
    <w:rsid w:val="00C52047"/>
    <w:rsid w:val="00C5233E"/>
    <w:rsid w:val="00C52AC0"/>
    <w:rsid w:val="00C52BA2"/>
    <w:rsid w:val="00C52DB0"/>
    <w:rsid w:val="00C53245"/>
    <w:rsid w:val="00C53801"/>
    <w:rsid w:val="00C538F5"/>
    <w:rsid w:val="00C53BAB"/>
    <w:rsid w:val="00C53BBB"/>
    <w:rsid w:val="00C54567"/>
    <w:rsid w:val="00C550BE"/>
    <w:rsid w:val="00C55384"/>
    <w:rsid w:val="00C55526"/>
    <w:rsid w:val="00C559C9"/>
    <w:rsid w:val="00C55A23"/>
    <w:rsid w:val="00C55C0E"/>
    <w:rsid w:val="00C56135"/>
    <w:rsid w:val="00C567B8"/>
    <w:rsid w:val="00C56845"/>
    <w:rsid w:val="00C56DA5"/>
    <w:rsid w:val="00C57446"/>
    <w:rsid w:val="00C5760A"/>
    <w:rsid w:val="00C57F47"/>
    <w:rsid w:val="00C6001B"/>
    <w:rsid w:val="00C60CE0"/>
    <w:rsid w:val="00C60D2E"/>
    <w:rsid w:val="00C614B8"/>
    <w:rsid w:val="00C618A4"/>
    <w:rsid w:val="00C61956"/>
    <w:rsid w:val="00C61A14"/>
    <w:rsid w:val="00C61FBF"/>
    <w:rsid w:val="00C62EB4"/>
    <w:rsid w:val="00C6310E"/>
    <w:rsid w:val="00C6391F"/>
    <w:rsid w:val="00C63C61"/>
    <w:rsid w:val="00C63C8B"/>
    <w:rsid w:val="00C63F7A"/>
    <w:rsid w:val="00C64252"/>
    <w:rsid w:val="00C646E6"/>
    <w:rsid w:val="00C647E4"/>
    <w:rsid w:val="00C64816"/>
    <w:rsid w:val="00C64C43"/>
    <w:rsid w:val="00C64EB3"/>
    <w:rsid w:val="00C65707"/>
    <w:rsid w:val="00C66119"/>
    <w:rsid w:val="00C66CC8"/>
    <w:rsid w:val="00C66FEF"/>
    <w:rsid w:val="00C67634"/>
    <w:rsid w:val="00C67A0D"/>
    <w:rsid w:val="00C67F5A"/>
    <w:rsid w:val="00C70036"/>
    <w:rsid w:val="00C7041C"/>
    <w:rsid w:val="00C705BF"/>
    <w:rsid w:val="00C70794"/>
    <w:rsid w:val="00C70F1A"/>
    <w:rsid w:val="00C7122E"/>
    <w:rsid w:val="00C71A7A"/>
    <w:rsid w:val="00C71C6C"/>
    <w:rsid w:val="00C71CD3"/>
    <w:rsid w:val="00C71E6F"/>
    <w:rsid w:val="00C722D4"/>
    <w:rsid w:val="00C726A2"/>
    <w:rsid w:val="00C728FA"/>
    <w:rsid w:val="00C72B61"/>
    <w:rsid w:val="00C72E55"/>
    <w:rsid w:val="00C73784"/>
    <w:rsid w:val="00C737B7"/>
    <w:rsid w:val="00C737F9"/>
    <w:rsid w:val="00C73A34"/>
    <w:rsid w:val="00C742FA"/>
    <w:rsid w:val="00C74383"/>
    <w:rsid w:val="00C743DD"/>
    <w:rsid w:val="00C74885"/>
    <w:rsid w:val="00C74F36"/>
    <w:rsid w:val="00C74FBB"/>
    <w:rsid w:val="00C754E3"/>
    <w:rsid w:val="00C75A0F"/>
    <w:rsid w:val="00C75B8A"/>
    <w:rsid w:val="00C75ECA"/>
    <w:rsid w:val="00C7640E"/>
    <w:rsid w:val="00C7659C"/>
    <w:rsid w:val="00C7664A"/>
    <w:rsid w:val="00C76883"/>
    <w:rsid w:val="00C772EC"/>
    <w:rsid w:val="00C77350"/>
    <w:rsid w:val="00C77541"/>
    <w:rsid w:val="00C77D77"/>
    <w:rsid w:val="00C77DE9"/>
    <w:rsid w:val="00C80090"/>
    <w:rsid w:val="00C80229"/>
    <w:rsid w:val="00C8094A"/>
    <w:rsid w:val="00C80FCF"/>
    <w:rsid w:val="00C81394"/>
    <w:rsid w:val="00C8147B"/>
    <w:rsid w:val="00C8152D"/>
    <w:rsid w:val="00C815A7"/>
    <w:rsid w:val="00C81892"/>
    <w:rsid w:val="00C81920"/>
    <w:rsid w:val="00C82BBE"/>
    <w:rsid w:val="00C831FB"/>
    <w:rsid w:val="00C83321"/>
    <w:rsid w:val="00C83694"/>
    <w:rsid w:val="00C838CB"/>
    <w:rsid w:val="00C83D37"/>
    <w:rsid w:val="00C83D71"/>
    <w:rsid w:val="00C84218"/>
    <w:rsid w:val="00C84344"/>
    <w:rsid w:val="00C84612"/>
    <w:rsid w:val="00C84A4F"/>
    <w:rsid w:val="00C84B9C"/>
    <w:rsid w:val="00C84CE8"/>
    <w:rsid w:val="00C84FD4"/>
    <w:rsid w:val="00C853B2"/>
    <w:rsid w:val="00C85504"/>
    <w:rsid w:val="00C859AA"/>
    <w:rsid w:val="00C85AB9"/>
    <w:rsid w:val="00C85E03"/>
    <w:rsid w:val="00C85F84"/>
    <w:rsid w:val="00C862FC"/>
    <w:rsid w:val="00C864CD"/>
    <w:rsid w:val="00C86795"/>
    <w:rsid w:val="00C86984"/>
    <w:rsid w:val="00C869AD"/>
    <w:rsid w:val="00C86D1C"/>
    <w:rsid w:val="00C86D47"/>
    <w:rsid w:val="00C8702C"/>
    <w:rsid w:val="00C8709C"/>
    <w:rsid w:val="00C87686"/>
    <w:rsid w:val="00C877AE"/>
    <w:rsid w:val="00C877F8"/>
    <w:rsid w:val="00C879BB"/>
    <w:rsid w:val="00C87D00"/>
    <w:rsid w:val="00C87F32"/>
    <w:rsid w:val="00C904B5"/>
    <w:rsid w:val="00C90A1F"/>
    <w:rsid w:val="00C90E09"/>
    <w:rsid w:val="00C9109F"/>
    <w:rsid w:val="00C917F5"/>
    <w:rsid w:val="00C91810"/>
    <w:rsid w:val="00C91EEA"/>
    <w:rsid w:val="00C92195"/>
    <w:rsid w:val="00C9224D"/>
    <w:rsid w:val="00C9230E"/>
    <w:rsid w:val="00C9258F"/>
    <w:rsid w:val="00C9263B"/>
    <w:rsid w:val="00C92775"/>
    <w:rsid w:val="00C9306F"/>
    <w:rsid w:val="00C933C7"/>
    <w:rsid w:val="00C93505"/>
    <w:rsid w:val="00C9422A"/>
    <w:rsid w:val="00C9433B"/>
    <w:rsid w:val="00C944BE"/>
    <w:rsid w:val="00C9453B"/>
    <w:rsid w:val="00C94659"/>
    <w:rsid w:val="00C9489C"/>
    <w:rsid w:val="00C94A0C"/>
    <w:rsid w:val="00C94A50"/>
    <w:rsid w:val="00C94D71"/>
    <w:rsid w:val="00C950F7"/>
    <w:rsid w:val="00C95346"/>
    <w:rsid w:val="00C955C8"/>
    <w:rsid w:val="00C95813"/>
    <w:rsid w:val="00C95DE9"/>
    <w:rsid w:val="00C95F19"/>
    <w:rsid w:val="00C96386"/>
    <w:rsid w:val="00C963B7"/>
    <w:rsid w:val="00C964F0"/>
    <w:rsid w:val="00C96675"/>
    <w:rsid w:val="00C9737F"/>
    <w:rsid w:val="00C9758C"/>
    <w:rsid w:val="00C9775D"/>
    <w:rsid w:val="00C978B6"/>
    <w:rsid w:val="00C97B9C"/>
    <w:rsid w:val="00CA02B2"/>
    <w:rsid w:val="00CA0401"/>
    <w:rsid w:val="00CA0D16"/>
    <w:rsid w:val="00CA0F81"/>
    <w:rsid w:val="00CA125F"/>
    <w:rsid w:val="00CA1266"/>
    <w:rsid w:val="00CA12F8"/>
    <w:rsid w:val="00CA1548"/>
    <w:rsid w:val="00CA1A2C"/>
    <w:rsid w:val="00CA1C49"/>
    <w:rsid w:val="00CA2119"/>
    <w:rsid w:val="00CA21D9"/>
    <w:rsid w:val="00CA2392"/>
    <w:rsid w:val="00CA2EB5"/>
    <w:rsid w:val="00CA3488"/>
    <w:rsid w:val="00CA3659"/>
    <w:rsid w:val="00CA400B"/>
    <w:rsid w:val="00CA40A9"/>
    <w:rsid w:val="00CA490C"/>
    <w:rsid w:val="00CA4E2A"/>
    <w:rsid w:val="00CA4E4E"/>
    <w:rsid w:val="00CA4E8F"/>
    <w:rsid w:val="00CA57B2"/>
    <w:rsid w:val="00CA5A42"/>
    <w:rsid w:val="00CA5D40"/>
    <w:rsid w:val="00CA5DC4"/>
    <w:rsid w:val="00CA6102"/>
    <w:rsid w:val="00CA6214"/>
    <w:rsid w:val="00CA6486"/>
    <w:rsid w:val="00CA65EB"/>
    <w:rsid w:val="00CA6958"/>
    <w:rsid w:val="00CA6ABF"/>
    <w:rsid w:val="00CA764D"/>
    <w:rsid w:val="00CA7741"/>
    <w:rsid w:val="00CA792A"/>
    <w:rsid w:val="00CA7F12"/>
    <w:rsid w:val="00CB02B8"/>
    <w:rsid w:val="00CB0AC0"/>
    <w:rsid w:val="00CB0BAF"/>
    <w:rsid w:val="00CB1107"/>
    <w:rsid w:val="00CB1213"/>
    <w:rsid w:val="00CB13AE"/>
    <w:rsid w:val="00CB1DD8"/>
    <w:rsid w:val="00CB1FA0"/>
    <w:rsid w:val="00CB2163"/>
    <w:rsid w:val="00CB26B5"/>
    <w:rsid w:val="00CB2795"/>
    <w:rsid w:val="00CB32CC"/>
    <w:rsid w:val="00CB3498"/>
    <w:rsid w:val="00CB36BF"/>
    <w:rsid w:val="00CB3821"/>
    <w:rsid w:val="00CB3A7D"/>
    <w:rsid w:val="00CB3FB3"/>
    <w:rsid w:val="00CB4226"/>
    <w:rsid w:val="00CB42F3"/>
    <w:rsid w:val="00CB4485"/>
    <w:rsid w:val="00CB453C"/>
    <w:rsid w:val="00CB4670"/>
    <w:rsid w:val="00CB46BE"/>
    <w:rsid w:val="00CB4966"/>
    <w:rsid w:val="00CB4B9B"/>
    <w:rsid w:val="00CB4CAB"/>
    <w:rsid w:val="00CB5894"/>
    <w:rsid w:val="00CB5983"/>
    <w:rsid w:val="00CB5A34"/>
    <w:rsid w:val="00CB66AE"/>
    <w:rsid w:val="00CB6B73"/>
    <w:rsid w:val="00CB6DAF"/>
    <w:rsid w:val="00CB78E6"/>
    <w:rsid w:val="00CC0757"/>
    <w:rsid w:val="00CC09F0"/>
    <w:rsid w:val="00CC0AAB"/>
    <w:rsid w:val="00CC0BB0"/>
    <w:rsid w:val="00CC0E79"/>
    <w:rsid w:val="00CC0F6D"/>
    <w:rsid w:val="00CC176D"/>
    <w:rsid w:val="00CC1D1F"/>
    <w:rsid w:val="00CC2575"/>
    <w:rsid w:val="00CC27A8"/>
    <w:rsid w:val="00CC290B"/>
    <w:rsid w:val="00CC2AD2"/>
    <w:rsid w:val="00CC2AEB"/>
    <w:rsid w:val="00CC2DAD"/>
    <w:rsid w:val="00CC30D3"/>
    <w:rsid w:val="00CC33C2"/>
    <w:rsid w:val="00CC3ACA"/>
    <w:rsid w:val="00CC3BB4"/>
    <w:rsid w:val="00CC3DCF"/>
    <w:rsid w:val="00CC3EBE"/>
    <w:rsid w:val="00CC4C64"/>
    <w:rsid w:val="00CC4EAA"/>
    <w:rsid w:val="00CC504A"/>
    <w:rsid w:val="00CC5368"/>
    <w:rsid w:val="00CC5430"/>
    <w:rsid w:val="00CC5855"/>
    <w:rsid w:val="00CC5EFA"/>
    <w:rsid w:val="00CC6084"/>
    <w:rsid w:val="00CC6174"/>
    <w:rsid w:val="00CC6479"/>
    <w:rsid w:val="00CC67EE"/>
    <w:rsid w:val="00CC6A5B"/>
    <w:rsid w:val="00CC6C51"/>
    <w:rsid w:val="00CC6CE1"/>
    <w:rsid w:val="00CC70C2"/>
    <w:rsid w:val="00CC710A"/>
    <w:rsid w:val="00CC7117"/>
    <w:rsid w:val="00CC7445"/>
    <w:rsid w:val="00CC77D2"/>
    <w:rsid w:val="00CC7A90"/>
    <w:rsid w:val="00CD02DC"/>
    <w:rsid w:val="00CD0435"/>
    <w:rsid w:val="00CD0564"/>
    <w:rsid w:val="00CD0AF8"/>
    <w:rsid w:val="00CD0EF6"/>
    <w:rsid w:val="00CD130D"/>
    <w:rsid w:val="00CD13E6"/>
    <w:rsid w:val="00CD1841"/>
    <w:rsid w:val="00CD21ED"/>
    <w:rsid w:val="00CD229F"/>
    <w:rsid w:val="00CD25B1"/>
    <w:rsid w:val="00CD26F5"/>
    <w:rsid w:val="00CD290F"/>
    <w:rsid w:val="00CD2A7A"/>
    <w:rsid w:val="00CD2B12"/>
    <w:rsid w:val="00CD2BD2"/>
    <w:rsid w:val="00CD2FBA"/>
    <w:rsid w:val="00CD386B"/>
    <w:rsid w:val="00CD393A"/>
    <w:rsid w:val="00CD3D45"/>
    <w:rsid w:val="00CD3DE6"/>
    <w:rsid w:val="00CD40E5"/>
    <w:rsid w:val="00CD5387"/>
    <w:rsid w:val="00CD5A71"/>
    <w:rsid w:val="00CD5D7D"/>
    <w:rsid w:val="00CD606D"/>
    <w:rsid w:val="00CD6CC3"/>
    <w:rsid w:val="00CD72A7"/>
    <w:rsid w:val="00CD75C6"/>
    <w:rsid w:val="00CD75D7"/>
    <w:rsid w:val="00CD7761"/>
    <w:rsid w:val="00CD7A6A"/>
    <w:rsid w:val="00CE0168"/>
    <w:rsid w:val="00CE09AE"/>
    <w:rsid w:val="00CE0AC6"/>
    <w:rsid w:val="00CE117C"/>
    <w:rsid w:val="00CE1189"/>
    <w:rsid w:val="00CE14D4"/>
    <w:rsid w:val="00CE1620"/>
    <w:rsid w:val="00CE168E"/>
    <w:rsid w:val="00CE1962"/>
    <w:rsid w:val="00CE198D"/>
    <w:rsid w:val="00CE1DB4"/>
    <w:rsid w:val="00CE21D3"/>
    <w:rsid w:val="00CE28D6"/>
    <w:rsid w:val="00CE2D18"/>
    <w:rsid w:val="00CE311B"/>
    <w:rsid w:val="00CE34FA"/>
    <w:rsid w:val="00CE4357"/>
    <w:rsid w:val="00CE465B"/>
    <w:rsid w:val="00CE47E5"/>
    <w:rsid w:val="00CE480C"/>
    <w:rsid w:val="00CE4D6C"/>
    <w:rsid w:val="00CE4E39"/>
    <w:rsid w:val="00CE55F6"/>
    <w:rsid w:val="00CE5E1B"/>
    <w:rsid w:val="00CE6272"/>
    <w:rsid w:val="00CE6549"/>
    <w:rsid w:val="00CE6C1B"/>
    <w:rsid w:val="00CE6CA8"/>
    <w:rsid w:val="00CE7188"/>
    <w:rsid w:val="00CE73BA"/>
    <w:rsid w:val="00CE77F0"/>
    <w:rsid w:val="00CF00A4"/>
    <w:rsid w:val="00CF1179"/>
    <w:rsid w:val="00CF1255"/>
    <w:rsid w:val="00CF14C3"/>
    <w:rsid w:val="00CF14D8"/>
    <w:rsid w:val="00CF191B"/>
    <w:rsid w:val="00CF1A73"/>
    <w:rsid w:val="00CF1F25"/>
    <w:rsid w:val="00CF218A"/>
    <w:rsid w:val="00CF21F0"/>
    <w:rsid w:val="00CF2349"/>
    <w:rsid w:val="00CF2534"/>
    <w:rsid w:val="00CF262B"/>
    <w:rsid w:val="00CF2C40"/>
    <w:rsid w:val="00CF2EBE"/>
    <w:rsid w:val="00CF2FB2"/>
    <w:rsid w:val="00CF33F7"/>
    <w:rsid w:val="00CF3495"/>
    <w:rsid w:val="00CF35BF"/>
    <w:rsid w:val="00CF37C7"/>
    <w:rsid w:val="00CF40D6"/>
    <w:rsid w:val="00CF433B"/>
    <w:rsid w:val="00CF43D8"/>
    <w:rsid w:val="00CF48A2"/>
    <w:rsid w:val="00CF4AC1"/>
    <w:rsid w:val="00CF4B39"/>
    <w:rsid w:val="00CF4C96"/>
    <w:rsid w:val="00CF4CC8"/>
    <w:rsid w:val="00CF4DA0"/>
    <w:rsid w:val="00CF50AB"/>
    <w:rsid w:val="00CF52C2"/>
    <w:rsid w:val="00CF54BF"/>
    <w:rsid w:val="00CF5902"/>
    <w:rsid w:val="00CF5A50"/>
    <w:rsid w:val="00CF5AF5"/>
    <w:rsid w:val="00CF6062"/>
    <w:rsid w:val="00CF62A2"/>
    <w:rsid w:val="00CF6323"/>
    <w:rsid w:val="00CF6E4F"/>
    <w:rsid w:val="00CF73D0"/>
    <w:rsid w:val="00CF76EE"/>
    <w:rsid w:val="00CF77A1"/>
    <w:rsid w:val="00CF7DBA"/>
    <w:rsid w:val="00D000E3"/>
    <w:rsid w:val="00D0031E"/>
    <w:rsid w:val="00D00563"/>
    <w:rsid w:val="00D00612"/>
    <w:rsid w:val="00D01015"/>
    <w:rsid w:val="00D015E5"/>
    <w:rsid w:val="00D01637"/>
    <w:rsid w:val="00D017B5"/>
    <w:rsid w:val="00D01853"/>
    <w:rsid w:val="00D01868"/>
    <w:rsid w:val="00D021C0"/>
    <w:rsid w:val="00D02ECF"/>
    <w:rsid w:val="00D034BC"/>
    <w:rsid w:val="00D036C5"/>
    <w:rsid w:val="00D03F75"/>
    <w:rsid w:val="00D04927"/>
    <w:rsid w:val="00D049F8"/>
    <w:rsid w:val="00D04A11"/>
    <w:rsid w:val="00D04A6B"/>
    <w:rsid w:val="00D04E52"/>
    <w:rsid w:val="00D04E5C"/>
    <w:rsid w:val="00D04E76"/>
    <w:rsid w:val="00D05254"/>
    <w:rsid w:val="00D0541B"/>
    <w:rsid w:val="00D05AAF"/>
    <w:rsid w:val="00D05E23"/>
    <w:rsid w:val="00D06507"/>
    <w:rsid w:val="00D0672D"/>
    <w:rsid w:val="00D067BA"/>
    <w:rsid w:val="00D0732C"/>
    <w:rsid w:val="00D07AED"/>
    <w:rsid w:val="00D07FEA"/>
    <w:rsid w:val="00D100C2"/>
    <w:rsid w:val="00D10813"/>
    <w:rsid w:val="00D10CC0"/>
    <w:rsid w:val="00D10F8E"/>
    <w:rsid w:val="00D11336"/>
    <w:rsid w:val="00D11485"/>
    <w:rsid w:val="00D11708"/>
    <w:rsid w:val="00D11BCF"/>
    <w:rsid w:val="00D1211E"/>
    <w:rsid w:val="00D122A8"/>
    <w:rsid w:val="00D12390"/>
    <w:rsid w:val="00D12659"/>
    <w:rsid w:val="00D12891"/>
    <w:rsid w:val="00D12C0F"/>
    <w:rsid w:val="00D12CF4"/>
    <w:rsid w:val="00D12E0D"/>
    <w:rsid w:val="00D131B2"/>
    <w:rsid w:val="00D1329C"/>
    <w:rsid w:val="00D138CA"/>
    <w:rsid w:val="00D138F1"/>
    <w:rsid w:val="00D13913"/>
    <w:rsid w:val="00D13934"/>
    <w:rsid w:val="00D13E48"/>
    <w:rsid w:val="00D149E2"/>
    <w:rsid w:val="00D14B27"/>
    <w:rsid w:val="00D15195"/>
    <w:rsid w:val="00D1542C"/>
    <w:rsid w:val="00D1574D"/>
    <w:rsid w:val="00D1575E"/>
    <w:rsid w:val="00D15B05"/>
    <w:rsid w:val="00D161A5"/>
    <w:rsid w:val="00D168E3"/>
    <w:rsid w:val="00D1702B"/>
    <w:rsid w:val="00D173C5"/>
    <w:rsid w:val="00D175BF"/>
    <w:rsid w:val="00D1793A"/>
    <w:rsid w:val="00D179BC"/>
    <w:rsid w:val="00D200ED"/>
    <w:rsid w:val="00D202F6"/>
    <w:rsid w:val="00D2071C"/>
    <w:rsid w:val="00D20C22"/>
    <w:rsid w:val="00D20CB8"/>
    <w:rsid w:val="00D2136B"/>
    <w:rsid w:val="00D219FE"/>
    <w:rsid w:val="00D21B33"/>
    <w:rsid w:val="00D21B96"/>
    <w:rsid w:val="00D21F9F"/>
    <w:rsid w:val="00D22154"/>
    <w:rsid w:val="00D22174"/>
    <w:rsid w:val="00D22397"/>
    <w:rsid w:val="00D2249F"/>
    <w:rsid w:val="00D22E89"/>
    <w:rsid w:val="00D232B1"/>
    <w:rsid w:val="00D234A4"/>
    <w:rsid w:val="00D23537"/>
    <w:rsid w:val="00D2368A"/>
    <w:rsid w:val="00D23725"/>
    <w:rsid w:val="00D23CBB"/>
    <w:rsid w:val="00D23D80"/>
    <w:rsid w:val="00D23F94"/>
    <w:rsid w:val="00D24669"/>
    <w:rsid w:val="00D24C0F"/>
    <w:rsid w:val="00D24E0E"/>
    <w:rsid w:val="00D24FB3"/>
    <w:rsid w:val="00D250CC"/>
    <w:rsid w:val="00D25223"/>
    <w:rsid w:val="00D2535A"/>
    <w:rsid w:val="00D253AE"/>
    <w:rsid w:val="00D254BC"/>
    <w:rsid w:val="00D254F4"/>
    <w:rsid w:val="00D25609"/>
    <w:rsid w:val="00D25F5E"/>
    <w:rsid w:val="00D2696D"/>
    <w:rsid w:val="00D269D8"/>
    <w:rsid w:val="00D27609"/>
    <w:rsid w:val="00D2784E"/>
    <w:rsid w:val="00D27BBE"/>
    <w:rsid w:val="00D27D45"/>
    <w:rsid w:val="00D27DBE"/>
    <w:rsid w:val="00D27E59"/>
    <w:rsid w:val="00D27F27"/>
    <w:rsid w:val="00D30390"/>
    <w:rsid w:val="00D30657"/>
    <w:rsid w:val="00D307DA"/>
    <w:rsid w:val="00D30812"/>
    <w:rsid w:val="00D30A32"/>
    <w:rsid w:val="00D31067"/>
    <w:rsid w:val="00D31473"/>
    <w:rsid w:val="00D31613"/>
    <w:rsid w:val="00D3192A"/>
    <w:rsid w:val="00D31C4C"/>
    <w:rsid w:val="00D31F32"/>
    <w:rsid w:val="00D3211A"/>
    <w:rsid w:val="00D32582"/>
    <w:rsid w:val="00D32E2C"/>
    <w:rsid w:val="00D32E64"/>
    <w:rsid w:val="00D3302C"/>
    <w:rsid w:val="00D33792"/>
    <w:rsid w:val="00D33BFE"/>
    <w:rsid w:val="00D33F97"/>
    <w:rsid w:val="00D33FA4"/>
    <w:rsid w:val="00D346FB"/>
    <w:rsid w:val="00D348D1"/>
    <w:rsid w:val="00D34BEA"/>
    <w:rsid w:val="00D34D68"/>
    <w:rsid w:val="00D34DA6"/>
    <w:rsid w:val="00D34E87"/>
    <w:rsid w:val="00D34EA8"/>
    <w:rsid w:val="00D352A1"/>
    <w:rsid w:val="00D354B0"/>
    <w:rsid w:val="00D3557D"/>
    <w:rsid w:val="00D35920"/>
    <w:rsid w:val="00D364FD"/>
    <w:rsid w:val="00D3695E"/>
    <w:rsid w:val="00D37166"/>
    <w:rsid w:val="00D37167"/>
    <w:rsid w:val="00D37678"/>
    <w:rsid w:val="00D37BEB"/>
    <w:rsid w:val="00D40176"/>
    <w:rsid w:val="00D401A1"/>
    <w:rsid w:val="00D40781"/>
    <w:rsid w:val="00D40940"/>
    <w:rsid w:val="00D40A70"/>
    <w:rsid w:val="00D4140F"/>
    <w:rsid w:val="00D4143E"/>
    <w:rsid w:val="00D416AF"/>
    <w:rsid w:val="00D41912"/>
    <w:rsid w:val="00D41FC5"/>
    <w:rsid w:val="00D42501"/>
    <w:rsid w:val="00D42893"/>
    <w:rsid w:val="00D42DD1"/>
    <w:rsid w:val="00D43C81"/>
    <w:rsid w:val="00D43F69"/>
    <w:rsid w:val="00D44139"/>
    <w:rsid w:val="00D44238"/>
    <w:rsid w:val="00D44758"/>
    <w:rsid w:val="00D44A7A"/>
    <w:rsid w:val="00D44C0D"/>
    <w:rsid w:val="00D44CA2"/>
    <w:rsid w:val="00D4526F"/>
    <w:rsid w:val="00D45542"/>
    <w:rsid w:val="00D45806"/>
    <w:rsid w:val="00D460E2"/>
    <w:rsid w:val="00D46216"/>
    <w:rsid w:val="00D46234"/>
    <w:rsid w:val="00D46306"/>
    <w:rsid w:val="00D4636F"/>
    <w:rsid w:val="00D464BF"/>
    <w:rsid w:val="00D46573"/>
    <w:rsid w:val="00D46582"/>
    <w:rsid w:val="00D46729"/>
    <w:rsid w:val="00D46B92"/>
    <w:rsid w:val="00D46B9F"/>
    <w:rsid w:val="00D46C86"/>
    <w:rsid w:val="00D46D02"/>
    <w:rsid w:val="00D46EED"/>
    <w:rsid w:val="00D46F3D"/>
    <w:rsid w:val="00D474A7"/>
    <w:rsid w:val="00D47BF8"/>
    <w:rsid w:val="00D47E0E"/>
    <w:rsid w:val="00D47E61"/>
    <w:rsid w:val="00D47F8D"/>
    <w:rsid w:val="00D5032F"/>
    <w:rsid w:val="00D5049D"/>
    <w:rsid w:val="00D50988"/>
    <w:rsid w:val="00D50F81"/>
    <w:rsid w:val="00D5154C"/>
    <w:rsid w:val="00D515F7"/>
    <w:rsid w:val="00D516EF"/>
    <w:rsid w:val="00D51DE8"/>
    <w:rsid w:val="00D51FF9"/>
    <w:rsid w:val="00D521BE"/>
    <w:rsid w:val="00D52974"/>
    <w:rsid w:val="00D52B5A"/>
    <w:rsid w:val="00D52B75"/>
    <w:rsid w:val="00D52F3F"/>
    <w:rsid w:val="00D52FEF"/>
    <w:rsid w:val="00D53034"/>
    <w:rsid w:val="00D5345C"/>
    <w:rsid w:val="00D53D7B"/>
    <w:rsid w:val="00D54159"/>
    <w:rsid w:val="00D547B2"/>
    <w:rsid w:val="00D549F6"/>
    <w:rsid w:val="00D54C91"/>
    <w:rsid w:val="00D550BD"/>
    <w:rsid w:val="00D5536C"/>
    <w:rsid w:val="00D55666"/>
    <w:rsid w:val="00D5577D"/>
    <w:rsid w:val="00D557FC"/>
    <w:rsid w:val="00D56221"/>
    <w:rsid w:val="00D564C0"/>
    <w:rsid w:val="00D56861"/>
    <w:rsid w:val="00D56A4E"/>
    <w:rsid w:val="00D574FA"/>
    <w:rsid w:val="00D578BF"/>
    <w:rsid w:val="00D57D7F"/>
    <w:rsid w:val="00D57E2E"/>
    <w:rsid w:val="00D6015E"/>
    <w:rsid w:val="00D60C97"/>
    <w:rsid w:val="00D60D6B"/>
    <w:rsid w:val="00D612A4"/>
    <w:rsid w:val="00D61537"/>
    <w:rsid w:val="00D6154A"/>
    <w:rsid w:val="00D61AA6"/>
    <w:rsid w:val="00D61DA0"/>
    <w:rsid w:val="00D62082"/>
    <w:rsid w:val="00D62114"/>
    <w:rsid w:val="00D623A4"/>
    <w:rsid w:val="00D626BF"/>
    <w:rsid w:val="00D6292E"/>
    <w:rsid w:val="00D62CCF"/>
    <w:rsid w:val="00D63084"/>
    <w:rsid w:val="00D630B1"/>
    <w:rsid w:val="00D632EB"/>
    <w:rsid w:val="00D63FB4"/>
    <w:rsid w:val="00D6452C"/>
    <w:rsid w:val="00D64613"/>
    <w:rsid w:val="00D64773"/>
    <w:rsid w:val="00D647F5"/>
    <w:rsid w:val="00D64849"/>
    <w:rsid w:val="00D64D94"/>
    <w:rsid w:val="00D64E02"/>
    <w:rsid w:val="00D64F44"/>
    <w:rsid w:val="00D654B6"/>
    <w:rsid w:val="00D657ED"/>
    <w:rsid w:val="00D657EF"/>
    <w:rsid w:val="00D6581E"/>
    <w:rsid w:val="00D6584C"/>
    <w:rsid w:val="00D65BEB"/>
    <w:rsid w:val="00D65F50"/>
    <w:rsid w:val="00D66322"/>
    <w:rsid w:val="00D6639A"/>
    <w:rsid w:val="00D665E7"/>
    <w:rsid w:val="00D66BB3"/>
    <w:rsid w:val="00D66DB3"/>
    <w:rsid w:val="00D66DB9"/>
    <w:rsid w:val="00D66EC8"/>
    <w:rsid w:val="00D66ECE"/>
    <w:rsid w:val="00D67112"/>
    <w:rsid w:val="00D6718E"/>
    <w:rsid w:val="00D6755F"/>
    <w:rsid w:val="00D676C6"/>
    <w:rsid w:val="00D676F2"/>
    <w:rsid w:val="00D67842"/>
    <w:rsid w:val="00D67B65"/>
    <w:rsid w:val="00D67D32"/>
    <w:rsid w:val="00D7041B"/>
    <w:rsid w:val="00D70629"/>
    <w:rsid w:val="00D706B9"/>
    <w:rsid w:val="00D710C8"/>
    <w:rsid w:val="00D7111E"/>
    <w:rsid w:val="00D71303"/>
    <w:rsid w:val="00D71A91"/>
    <w:rsid w:val="00D72021"/>
    <w:rsid w:val="00D7217B"/>
    <w:rsid w:val="00D721B5"/>
    <w:rsid w:val="00D721F3"/>
    <w:rsid w:val="00D723FA"/>
    <w:rsid w:val="00D726BE"/>
    <w:rsid w:val="00D73A08"/>
    <w:rsid w:val="00D73B68"/>
    <w:rsid w:val="00D73E06"/>
    <w:rsid w:val="00D73EBA"/>
    <w:rsid w:val="00D741CC"/>
    <w:rsid w:val="00D74471"/>
    <w:rsid w:val="00D74CB9"/>
    <w:rsid w:val="00D74D66"/>
    <w:rsid w:val="00D75139"/>
    <w:rsid w:val="00D75158"/>
    <w:rsid w:val="00D75945"/>
    <w:rsid w:val="00D75C1B"/>
    <w:rsid w:val="00D75C9C"/>
    <w:rsid w:val="00D765EA"/>
    <w:rsid w:val="00D7673F"/>
    <w:rsid w:val="00D775BB"/>
    <w:rsid w:val="00D775FA"/>
    <w:rsid w:val="00D77FCC"/>
    <w:rsid w:val="00D801C3"/>
    <w:rsid w:val="00D80339"/>
    <w:rsid w:val="00D804D4"/>
    <w:rsid w:val="00D80590"/>
    <w:rsid w:val="00D80B01"/>
    <w:rsid w:val="00D80C39"/>
    <w:rsid w:val="00D8136C"/>
    <w:rsid w:val="00D81536"/>
    <w:rsid w:val="00D815E1"/>
    <w:rsid w:val="00D81964"/>
    <w:rsid w:val="00D82240"/>
    <w:rsid w:val="00D8246E"/>
    <w:rsid w:val="00D82515"/>
    <w:rsid w:val="00D82DA1"/>
    <w:rsid w:val="00D82F6E"/>
    <w:rsid w:val="00D832C4"/>
    <w:rsid w:val="00D8340C"/>
    <w:rsid w:val="00D83758"/>
    <w:rsid w:val="00D83958"/>
    <w:rsid w:val="00D83A6E"/>
    <w:rsid w:val="00D83A81"/>
    <w:rsid w:val="00D83EEF"/>
    <w:rsid w:val="00D840C8"/>
    <w:rsid w:val="00D84141"/>
    <w:rsid w:val="00D841C5"/>
    <w:rsid w:val="00D8440D"/>
    <w:rsid w:val="00D8461A"/>
    <w:rsid w:val="00D84FB5"/>
    <w:rsid w:val="00D8583A"/>
    <w:rsid w:val="00D8605E"/>
    <w:rsid w:val="00D861C1"/>
    <w:rsid w:val="00D86256"/>
    <w:rsid w:val="00D862E0"/>
    <w:rsid w:val="00D86308"/>
    <w:rsid w:val="00D876D6"/>
    <w:rsid w:val="00D87B57"/>
    <w:rsid w:val="00D87D4A"/>
    <w:rsid w:val="00D87D6D"/>
    <w:rsid w:val="00D87F2B"/>
    <w:rsid w:val="00D87F7F"/>
    <w:rsid w:val="00D90010"/>
    <w:rsid w:val="00D90180"/>
    <w:rsid w:val="00D90C73"/>
    <w:rsid w:val="00D90DB3"/>
    <w:rsid w:val="00D9120D"/>
    <w:rsid w:val="00D91780"/>
    <w:rsid w:val="00D91A11"/>
    <w:rsid w:val="00D9284C"/>
    <w:rsid w:val="00D92963"/>
    <w:rsid w:val="00D931ED"/>
    <w:rsid w:val="00D934FE"/>
    <w:rsid w:val="00D9350F"/>
    <w:rsid w:val="00D93A7B"/>
    <w:rsid w:val="00D9420B"/>
    <w:rsid w:val="00D949D2"/>
    <w:rsid w:val="00D94BE5"/>
    <w:rsid w:val="00D94DFE"/>
    <w:rsid w:val="00D94EF1"/>
    <w:rsid w:val="00D94F73"/>
    <w:rsid w:val="00D94FBB"/>
    <w:rsid w:val="00D951D4"/>
    <w:rsid w:val="00D95336"/>
    <w:rsid w:val="00D95BE4"/>
    <w:rsid w:val="00D95F05"/>
    <w:rsid w:val="00D9617F"/>
    <w:rsid w:val="00D961DF"/>
    <w:rsid w:val="00D9669F"/>
    <w:rsid w:val="00D96D3B"/>
    <w:rsid w:val="00D97344"/>
    <w:rsid w:val="00D97790"/>
    <w:rsid w:val="00D97849"/>
    <w:rsid w:val="00D97928"/>
    <w:rsid w:val="00DA0239"/>
    <w:rsid w:val="00DA060F"/>
    <w:rsid w:val="00DA06CA"/>
    <w:rsid w:val="00DA075A"/>
    <w:rsid w:val="00DA0775"/>
    <w:rsid w:val="00DA0AF7"/>
    <w:rsid w:val="00DA1034"/>
    <w:rsid w:val="00DA1535"/>
    <w:rsid w:val="00DA2FA0"/>
    <w:rsid w:val="00DA3030"/>
    <w:rsid w:val="00DA32D4"/>
    <w:rsid w:val="00DA3B80"/>
    <w:rsid w:val="00DA3ED7"/>
    <w:rsid w:val="00DA4097"/>
    <w:rsid w:val="00DA4448"/>
    <w:rsid w:val="00DA45FF"/>
    <w:rsid w:val="00DA4697"/>
    <w:rsid w:val="00DA4BCD"/>
    <w:rsid w:val="00DA4BE1"/>
    <w:rsid w:val="00DA4ED9"/>
    <w:rsid w:val="00DA519D"/>
    <w:rsid w:val="00DA55E2"/>
    <w:rsid w:val="00DA577A"/>
    <w:rsid w:val="00DA588D"/>
    <w:rsid w:val="00DA5BBE"/>
    <w:rsid w:val="00DA5DE7"/>
    <w:rsid w:val="00DA60D8"/>
    <w:rsid w:val="00DA62E8"/>
    <w:rsid w:val="00DA63CF"/>
    <w:rsid w:val="00DA6584"/>
    <w:rsid w:val="00DA6630"/>
    <w:rsid w:val="00DA66D8"/>
    <w:rsid w:val="00DA6BBB"/>
    <w:rsid w:val="00DA6C68"/>
    <w:rsid w:val="00DA7200"/>
    <w:rsid w:val="00DA737D"/>
    <w:rsid w:val="00DA766C"/>
    <w:rsid w:val="00DA787F"/>
    <w:rsid w:val="00DA7D9B"/>
    <w:rsid w:val="00DA7EE5"/>
    <w:rsid w:val="00DB01FE"/>
    <w:rsid w:val="00DB0265"/>
    <w:rsid w:val="00DB0466"/>
    <w:rsid w:val="00DB0AB5"/>
    <w:rsid w:val="00DB0B16"/>
    <w:rsid w:val="00DB14A9"/>
    <w:rsid w:val="00DB1654"/>
    <w:rsid w:val="00DB1A0C"/>
    <w:rsid w:val="00DB2630"/>
    <w:rsid w:val="00DB2721"/>
    <w:rsid w:val="00DB325F"/>
    <w:rsid w:val="00DB329E"/>
    <w:rsid w:val="00DB3358"/>
    <w:rsid w:val="00DB33EE"/>
    <w:rsid w:val="00DB39BE"/>
    <w:rsid w:val="00DB3B81"/>
    <w:rsid w:val="00DB3E08"/>
    <w:rsid w:val="00DB3EDB"/>
    <w:rsid w:val="00DB3FC8"/>
    <w:rsid w:val="00DB41F8"/>
    <w:rsid w:val="00DB48BC"/>
    <w:rsid w:val="00DB5B34"/>
    <w:rsid w:val="00DB6710"/>
    <w:rsid w:val="00DB6B71"/>
    <w:rsid w:val="00DB6BC6"/>
    <w:rsid w:val="00DB6CB0"/>
    <w:rsid w:val="00DB6E2F"/>
    <w:rsid w:val="00DB700D"/>
    <w:rsid w:val="00DB7293"/>
    <w:rsid w:val="00DB7689"/>
    <w:rsid w:val="00DB7F89"/>
    <w:rsid w:val="00DC020D"/>
    <w:rsid w:val="00DC0688"/>
    <w:rsid w:val="00DC06CF"/>
    <w:rsid w:val="00DC0969"/>
    <w:rsid w:val="00DC0D2F"/>
    <w:rsid w:val="00DC0F2B"/>
    <w:rsid w:val="00DC114A"/>
    <w:rsid w:val="00DC115F"/>
    <w:rsid w:val="00DC199D"/>
    <w:rsid w:val="00DC1B61"/>
    <w:rsid w:val="00DC1DC6"/>
    <w:rsid w:val="00DC1F8D"/>
    <w:rsid w:val="00DC23E9"/>
    <w:rsid w:val="00DC24D9"/>
    <w:rsid w:val="00DC2B46"/>
    <w:rsid w:val="00DC2C4A"/>
    <w:rsid w:val="00DC2E27"/>
    <w:rsid w:val="00DC3058"/>
    <w:rsid w:val="00DC31B0"/>
    <w:rsid w:val="00DC320C"/>
    <w:rsid w:val="00DC371D"/>
    <w:rsid w:val="00DC3927"/>
    <w:rsid w:val="00DC3A67"/>
    <w:rsid w:val="00DC3A75"/>
    <w:rsid w:val="00DC3D5F"/>
    <w:rsid w:val="00DC3D97"/>
    <w:rsid w:val="00DC3FD8"/>
    <w:rsid w:val="00DC40F8"/>
    <w:rsid w:val="00DC436B"/>
    <w:rsid w:val="00DC52DB"/>
    <w:rsid w:val="00DC534E"/>
    <w:rsid w:val="00DC54ED"/>
    <w:rsid w:val="00DC56CF"/>
    <w:rsid w:val="00DC56D4"/>
    <w:rsid w:val="00DC5B8D"/>
    <w:rsid w:val="00DC5B96"/>
    <w:rsid w:val="00DC5D99"/>
    <w:rsid w:val="00DC5FB7"/>
    <w:rsid w:val="00DC6063"/>
    <w:rsid w:val="00DC6404"/>
    <w:rsid w:val="00DC6559"/>
    <w:rsid w:val="00DC661E"/>
    <w:rsid w:val="00DC6CDB"/>
    <w:rsid w:val="00DC7090"/>
    <w:rsid w:val="00DC72DC"/>
    <w:rsid w:val="00DC72FD"/>
    <w:rsid w:val="00DC7888"/>
    <w:rsid w:val="00DC7B64"/>
    <w:rsid w:val="00DC7B7A"/>
    <w:rsid w:val="00DD01AA"/>
    <w:rsid w:val="00DD02D8"/>
    <w:rsid w:val="00DD0735"/>
    <w:rsid w:val="00DD0A25"/>
    <w:rsid w:val="00DD0D58"/>
    <w:rsid w:val="00DD0D9F"/>
    <w:rsid w:val="00DD0E19"/>
    <w:rsid w:val="00DD0E25"/>
    <w:rsid w:val="00DD1036"/>
    <w:rsid w:val="00DD1080"/>
    <w:rsid w:val="00DD1194"/>
    <w:rsid w:val="00DD1241"/>
    <w:rsid w:val="00DD12A8"/>
    <w:rsid w:val="00DD12D1"/>
    <w:rsid w:val="00DD19B9"/>
    <w:rsid w:val="00DD19F3"/>
    <w:rsid w:val="00DD1D98"/>
    <w:rsid w:val="00DD1DA8"/>
    <w:rsid w:val="00DD1F59"/>
    <w:rsid w:val="00DD2096"/>
    <w:rsid w:val="00DD2192"/>
    <w:rsid w:val="00DD260F"/>
    <w:rsid w:val="00DD31ED"/>
    <w:rsid w:val="00DD36ED"/>
    <w:rsid w:val="00DD3E2B"/>
    <w:rsid w:val="00DD4500"/>
    <w:rsid w:val="00DD477A"/>
    <w:rsid w:val="00DD4964"/>
    <w:rsid w:val="00DD4E3D"/>
    <w:rsid w:val="00DD52FD"/>
    <w:rsid w:val="00DD5494"/>
    <w:rsid w:val="00DD59CA"/>
    <w:rsid w:val="00DD5DF5"/>
    <w:rsid w:val="00DD5FE2"/>
    <w:rsid w:val="00DD601C"/>
    <w:rsid w:val="00DD60C3"/>
    <w:rsid w:val="00DD6681"/>
    <w:rsid w:val="00DD67ED"/>
    <w:rsid w:val="00DD6954"/>
    <w:rsid w:val="00DD6C8C"/>
    <w:rsid w:val="00DD72DD"/>
    <w:rsid w:val="00DD754D"/>
    <w:rsid w:val="00DD75BA"/>
    <w:rsid w:val="00DD7CA9"/>
    <w:rsid w:val="00DD7ED1"/>
    <w:rsid w:val="00DE0383"/>
    <w:rsid w:val="00DE065A"/>
    <w:rsid w:val="00DE0DAB"/>
    <w:rsid w:val="00DE118E"/>
    <w:rsid w:val="00DE121F"/>
    <w:rsid w:val="00DE1704"/>
    <w:rsid w:val="00DE1A49"/>
    <w:rsid w:val="00DE1C66"/>
    <w:rsid w:val="00DE1EEA"/>
    <w:rsid w:val="00DE285E"/>
    <w:rsid w:val="00DE2A9D"/>
    <w:rsid w:val="00DE3070"/>
    <w:rsid w:val="00DE34BC"/>
    <w:rsid w:val="00DE36AE"/>
    <w:rsid w:val="00DE3811"/>
    <w:rsid w:val="00DE3A4B"/>
    <w:rsid w:val="00DE3C95"/>
    <w:rsid w:val="00DE3D2D"/>
    <w:rsid w:val="00DE3FB8"/>
    <w:rsid w:val="00DE422E"/>
    <w:rsid w:val="00DE4253"/>
    <w:rsid w:val="00DE46BA"/>
    <w:rsid w:val="00DE4849"/>
    <w:rsid w:val="00DE4861"/>
    <w:rsid w:val="00DE4935"/>
    <w:rsid w:val="00DE4AF7"/>
    <w:rsid w:val="00DE4FE3"/>
    <w:rsid w:val="00DE532F"/>
    <w:rsid w:val="00DE5AE5"/>
    <w:rsid w:val="00DE5E3A"/>
    <w:rsid w:val="00DE60E3"/>
    <w:rsid w:val="00DE6361"/>
    <w:rsid w:val="00DE65BA"/>
    <w:rsid w:val="00DE696D"/>
    <w:rsid w:val="00DE6D0A"/>
    <w:rsid w:val="00DE6D98"/>
    <w:rsid w:val="00DE7694"/>
    <w:rsid w:val="00DE7900"/>
    <w:rsid w:val="00DE7B1D"/>
    <w:rsid w:val="00DF004E"/>
    <w:rsid w:val="00DF0207"/>
    <w:rsid w:val="00DF0314"/>
    <w:rsid w:val="00DF0412"/>
    <w:rsid w:val="00DF0668"/>
    <w:rsid w:val="00DF067C"/>
    <w:rsid w:val="00DF072D"/>
    <w:rsid w:val="00DF0A36"/>
    <w:rsid w:val="00DF0BA6"/>
    <w:rsid w:val="00DF0DC9"/>
    <w:rsid w:val="00DF1450"/>
    <w:rsid w:val="00DF146D"/>
    <w:rsid w:val="00DF1595"/>
    <w:rsid w:val="00DF15AE"/>
    <w:rsid w:val="00DF1605"/>
    <w:rsid w:val="00DF175A"/>
    <w:rsid w:val="00DF1812"/>
    <w:rsid w:val="00DF2470"/>
    <w:rsid w:val="00DF2608"/>
    <w:rsid w:val="00DF290A"/>
    <w:rsid w:val="00DF2A86"/>
    <w:rsid w:val="00DF3262"/>
    <w:rsid w:val="00DF34E5"/>
    <w:rsid w:val="00DF3C2C"/>
    <w:rsid w:val="00DF3C52"/>
    <w:rsid w:val="00DF3ED3"/>
    <w:rsid w:val="00DF4105"/>
    <w:rsid w:val="00DF4841"/>
    <w:rsid w:val="00DF5661"/>
    <w:rsid w:val="00DF6049"/>
    <w:rsid w:val="00DF6052"/>
    <w:rsid w:val="00DF61C9"/>
    <w:rsid w:val="00DF6541"/>
    <w:rsid w:val="00DF67F7"/>
    <w:rsid w:val="00DF6DCA"/>
    <w:rsid w:val="00DF71B3"/>
    <w:rsid w:val="00DF734E"/>
    <w:rsid w:val="00DF7866"/>
    <w:rsid w:val="00DF7C33"/>
    <w:rsid w:val="00DF7FA7"/>
    <w:rsid w:val="00E00BFF"/>
    <w:rsid w:val="00E00CAC"/>
    <w:rsid w:val="00E00CBE"/>
    <w:rsid w:val="00E01266"/>
    <w:rsid w:val="00E0148E"/>
    <w:rsid w:val="00E01BE7"/>
    <w:rsid w:val="00E01D85"/>
    <w:rsid w:val="00E01E3F"/>
    <w:rsid w:val="00E02810"/>
    <w:rsid w:val="00E02BBB"/>
    <w:rsid w:val="00E02D1E"/>
    <w:rsid w:val="00E034A8"/>
    <w:rsid w:val="00E03824"/>
    <w:rsid w:val="00E03905"/>
    <w:rsid w:val="00E0401F"/>
    <w:rsid w:val="00E0452A"/>
    <w:rsid w:val="00E0537C"/>
    <w:rsid w:val="00E053A2"/>
    <w:rsid w:val="00E06076"/>
    <w:rsid w:val="00E06295"/>
    <w:rsid w:val="00E06C0D"/>
    <w:rsid w:val="00E06CFB"/>
    <w:rsid w:val="00E0708C"/>
    <w:rsid w:val="00E0727E"/>
    <w:rsid w:val="00E07315"/>
    <w:rsid w:val="00E073C6"/>
    <w:rsid w:val="00E0749D"/>
    <w:rsid w:val="00E0756A"/>
    <w:rsid w:val="00E07639"/>
    <w:rsid w:val="00E107E5"/>
    <w:rsid w:val="00E107F3"/>
    <w:rsid w:val="00E108FE"/>
    <w:rsid w:val="00E10919"/>
    <w:rsid w:val="00E10954"/>
    <w:rsid w:val="00E109CF"/>
    <w:rsid w:val="00E10A79"/>
    <w:rsid w:val="00E10D9E"/>
    <w:rsid w:val="00E10F6A"/>
    <w:rsid w:val="00E11037"/>
    <w:rsid w:val="00E11642"/>
    <w:rsid w:val="00E1166E"/>
    <w:rsid w:val="00E11791"/>
    <w:rsid w:val="00E117EB"/>
    <w:rsid w:val="00E11EAD"/>
    <w:rsid w:val="00E12051"/>
    <w:rsid w:val="00E12134"/>
    <w:rsid w:val="00E12420"/>
    <w:rsid w:val="00E124F0"/>
    <w:rsid w:val="00E12891"/>
    <w:rsid w:val="00E129FF"/>
    <w:rsid w:val="00E12D46"/>
    <w:rsid w:val="00E12DED"/>
    <w:rsid w:val="00E13197"/>
    <w:rsid w:val="00E143C0"/>
    <w:rsid w:val="00E14BAC"/>
    <w:rsid w:val="00E14E23"/>
    <w:rsid w:val="00E15C54"/>
    <w:rsid w:val="00E16113"/>
    <w:rsid w:val="00E16273"/>
    <w:rsid w:val="00E16384"/>
    <w:rsid w:val="00E16420"/>
    <w:rsid w:val="00E16681"/>
    <w:rsid w:val="00E16C0D"/>
    <w:rsid w:val="00E16CE2"/>
    <w:rsid w:val="00E17331"/>
    <w:rsid w:val="00E177D2"/>
    <w:rsid w:val="00E17C8A"/>
    <w:rsid w:val="00E20509"/>
    <w:rsid w:val="00E206C6"/>
    <w:rsid w:val="00E21012"/>
    <w:rsid w:val="00E213B9"/>
    <w:rsid w:val="00E21888"/>
    <w:rsid w:val="00E21C75"/>
    <w:rsid w:val="00E21DDD"/>
    <w:rsid w:val="00E2259B"/>
    <w:rsid w:val="00E229B5"/>
    <w:rsid w:val="00E22D6B"/>
    <w:rsid w:val="00E22DF0"/>
    <w:rsid w:val="00E23200"/>
    <w:rsid w:val="00E2372E"/>
    <w:rsid w:val="00E237AE"/>
    <w:rsid w:val="00E2383C"/>
    <w:rsid w:val="00E239D1"/>
    <w:rsid w:val="00E23E9E"/>
    <w:rsid w:val="00E2400F"/>
    <w:rsid w:val="00E244D3"/>
    <w:rsid w:val="00E25300"/>
    <w:rsid w:val="00E2541C"/>
    <w:rsid w:val="00E255A9"/>
    <w:rsid w:val="00E25B4E"/>
    <w:rsid w:val="00E2649C"/>
    <w:rsid w:val="00E266A4"/>
    <w:rsid w:val="00E26F68"/>
    <w:rsid w:val="00E26FA4"/>
    <w:rsid w:val="00E27831"/>
    <w:rsid w:val="00E27A05"/>
    <w:rsid w:val="00E303CE"/>
    <w:rsid w:val="00E306EB"/>
    <w:rsid w:val="00E30D49"/>
    <w:rsid w:val="00E31284"/>
    <w:rsid w:val="00E313F5"/>
    <w:rsid w:val="00E314E6"/>
    <w:rsid w:val="00E319E1"/>
    <w:rsid w:val="00E31E85"/>
    <w:rsid w:val="00E320A1"/>
    <w:rsid w:val="00E321BD"/>
    <w:rsid w:val="00E3255F"/>
    <w:rsid w:val="00E326E7"/>
    <w:rsid w:val="00E3274E"/>
    <w:rsid w:val="00E32D44"/>
    <w:rsid w:val="00E332B5"/>
    <w:rsid w:val="00E3344B"/>
    <w:rsid w:val="00E33608"/>
    <w:rsid w:val="00E33694"/>
    <w:rsid w:val="00E336AA"/>
    <w:rsid w:val="00E336F4"/>
    <w:rsid w:val="00E3374D"/>
    <w:rsid w:val="00E34770"/>
    <w:rsid w:val="00E34957"/>
    <w:rsid w:val="00E34C52"/>
    <w:rsid w:val="00E34E5A"/>
    <w:rsid w:val="00E35042"/>
    <w:rsid w:val="00E352D9"/>
    <w:rsid w:val="00E354D4"/>
    <w:rsid w:val="00E35849"/>
    <w:rsid w:val="00E35874"/>
    <w:rsid w:val="00E35E1E"/>
    <w:rsid w:val="00E362F6"/>
    <w:rsid w:val="00E36633"/>
    <w:rsid w:val="00E367EC"/>
    <w:rsid w:val="00E3685A"/>
    <w:rsid w:val="00E36B35"/>
    <w:rsid w:val="00E36E7D"/>
    <w:rsid w:val="00E36FE4"/>
    <w:rsid w:val="00E3756C"/>
    <w:rsid w:val="00E375C0"/>
    <w:rsid w:val="00E378D9"/>
    <w:rsid w:val="00E37BD2"/>
    <w:rsid w:val="00E37C29"/>
    <w:rsid w:val="00E40006"/>
    <w:rsid w:val="00E4012A"/>
    <w:rsid w:val="00E402A8"/>
    <w:rsid w:val="00E41047"/>
    <w:rsid w:val="00E417C0"/>
    <w:rsid w:val="00E41B08"/>
    <w:rsid w:val="00E41B45"/>
    <w:rsid w:val="00E41FDC"/>
    <w:rsid w:val="00E41FE2"/>
    <w:rsid w:val="00E420E6"/>
    <w:rsid w:val="00E428E1"/>
    <w:rsid w:val="00E42D74"/>
    <w:rsid w:val="00E42E70"/>
    <w:rsid w:val="00E42F98"/>
    <w:rsid w:val="00E4355F"/>
    <w:rsid w:val="00E4382B"/>
    <w:rsid w:val="00E4388B"/>
    <w:rsid w:val="00E43BB0"/>
    <w:rsid w:val="00E43C79"/>
    <w:rsid w:val="00E4479A"/>
    <w:rsid w:val="00E4524B"/>
    <w:rsid w:val="00E453EC"/>
    <w:rsid w:val="00E45427"/>
    <w:rsid w:val="00E457B2"/>
    <w:rsid w:val="00E45A18"/>
    <w:rsid w:val="00E45BD0"/>
    <w:rsid w:val="00E45CA0"/>
    <w:rsid w:val="00E463D0"/>
    <w:rsid w:val="00E465A0"/>
    <w:rsid w:val="00E465E3"/>
    <w:rsid w:val="00E466E9"/>
    <w:rsid w:val="00E46914"/>
    <w:rsid w:val="00E46A27"/>
    <w:rsid w:val="00E46D41"/>
    <w:rsid w:val="00E46D86"/>
    <w:rsid w:val="00E46DB4"/>
    <w:rsid w:val="00E46E73"/>
    <w:rsid w:val="00E47206"/>
    <w:rsid w:val="00E47AA0"/>
    <w:rsid w:val="00E47D80"/>
    <w:rsid w:val="00E47F95"/>
    <w:rsid w:val="00E509DD"/>
    <w:rsid w:val="00E50A1B"/>
    <w:rsid w:val="00E50F71"/>
    <w:rsid w:val="00E51027"/>
    <w:rsid w:val="00E5110B"/>
    <w:rsid w:val="00E512FF"/>
    <w:rsid w:val="00E51406"/>
    <w:rsid w:val="00E5155D"/>
    <w:rsid w:val="00E516CC"/>
    <w:rsid w:val="00E518CA"/>
    <w:rsid w:val="00E51B11"/>
    <w:rsid w:val="00E520A9"/>
    <w:rsid w:val="00E520EC"/>
    <w:rsid w:val="00E5281C"/>
    <w:rsid w:val="00E52C0C"/>
    <w:rsid w:val="00E52CA6"/>
    <w:rsid w:val="00E52D48"/>
    <w:rsid w:val="00E530C2"/>
    <w:rsid w:val="00E5353E"/>
    <w:rsid w:val="00E5364B"/>
    <w:rsid w:val="00E5372F"/>
    <w:rsid w:val="00E53B3F"/>
    <w:rsid w:val="00E53EF5"/>
    <w:rsid w:val="00E53F42"/>
    <w:rsid w:val="00E53FDD"/>
    <w:rsid w:val="00E541E9"/>
    <w:rsid w:val="00E548D0"/>
    <w:rsid w:val="00E54ADF"/>
    <w:rsid w:val="00E54B4A"/>
    <w:rsid w:val="00E54FE9"/>
    <w:rsid w:val="00E55AF0"/>
    <w:rsid w:val="00E55D15"/>
    <w:rsid w:val="00E55E2B"/>
    <w:rsid w:val="00E55E9F"/>
    <w:rsid w:val="00E55F35"/>
    <w:rsid w:val="00E564BE"/>
    <w:rsid w:val="00E564D0"/>
    <w:rsid w:val="00E56734"/>
    <w:rsid w:val="00E577A0"/>
    <w:rsid w:val="00E57B2A"/>
    <w:rsid w:val="00E601FE"/>
    <w:rsid w:val="00E60498"/>
    <w:rsid w:val="00E60723"/>
    <w:rsid w:val="00E6093C"/>
    <w:rsid w:val="00E6104F"/>
    <w:rsid w:val="00E612AA"/>
    <w:rsid w:val="00E6158D"/>
    <w:rsid w:val="00E61F9E"/>
    <w:rsid w:val="00E629AD"/>
    <w:rsid w:val="00E62E90"/>
    <w:rsid w:val="00E63277"/>
    <w:rsid w:val="00E63799"/>
    <w:rsid w:val="00E63D31"/>
    <w:rsid w:val="00E63D36"/>
    <w:rsid w:val="00E64033"/>
    <w:rsid w:val="00E640AA"/>
    <w:rsid w:val="00E643A8"/>
    <w:rsid w:val="00E64E70"/>
    <w:rsid w:val="00E65048"/>
    <w:rsid w:val="00E651C5"/>
    <w:rsid w:val="00E655B3"/>
    <w:rsid w:val="00E65678"/>
    <w:rsid w:val="00E6598C"/>
    <w:rsid w:val="00E65AD4"/>
    <w:rsid w:val="00E65B79"/>
    <w:rsid w:val="00E65D0D"/>
    <w:rsid w:val="00E66C82"/>
    <w:rsid w:val="00E6749A"/>
    <w:rsid w:val="00E676A5"/>
    <w:rsid w:val="00E67BB4"/>
    <w:rsid w:val="00E67F57"/>
    <w:rsid w:val="00E70ADF"/>
    <w:rsid w:val="00E70C84"/>
    <w:rsid w:val="00E70DA1"/>
    <w:rsid w:val="00E70E8C"/>
    <w:rsid w:val="00E70ED9"/>
    <w:rsid w:val="00E7120F"/>
    <w:rsid w:val="00E71751"/>
    <w:rsid w:val="00E71789"/>
    <w:rsid w:val="00E71E33"/>
    <w:rsid w:val="00E71F29"/>
    <w:rsid w:val="00E722C2"/>
    <w:rsid w:val="00E72776"/>
    <w:rsid w:val="00E72EE1"/>
    <w:rsid w:val="00E73001"/>
    <w:rsid w:val="00E73119"/>
    <w:rsid w:val="00E73257"/>
    <w:rsid w:val="00E73735"/>
    <w:rsid w:val="00E73A99"/>
    <w:rsid w:val="00E73D83"/>
    <w:rsid w:val="00E73DAB"/>
    <w:rsid w:val="00E73F57"/>
    <w:rsid w:val="00E73F8A"/>
    <w:rsid w:val="00E7449B"/>
    <w:rsid w:val="00E745E7"/>
    <w:rsid w:val="00E7471A"/>
    <w:rsid w:val="00E74771"/>
    <w:rsid w:val="00E74DC1"/>
    <w:rsid w:val="00E74ED4"/>
    <w:rsid w:val="00E755D2"/>
    <w:rsid w:val="00E755E2"/>
    <w:rsid w:val="00E757C2"/>
    <w:rsid w:val="00E758CE"/>
    <w:rsid w:val="00E75B82"/>
    <w:rsid w:val="00E75C09"/>
    <w:rsid w:val="00E75F29"/>
    <w:rsid w:val="00E76553"/>
    <w:rsid w:val="00E76655"/>
    <w:rsid w:val="00E76D93"/>
    <w:rsid w:val="00E77607"/>
    <w:rsid w:val="00E777D7"/>
    <w:rsid w:val="00E77946"/>
    <w:rsid w:val="00E77BB3"/>
    <w:rsid w:val="00E77E28"/>
    <w:rsid w:val="00E77F13"/>
    <w:rsid w:val="00E80553"/>
    <w:rsid w:val="00E8071A"/>
    <w:rsid w:val="00E8096E"/>
    <w:rsid w:val="00E8098C"/>
    <w:rsid w:val="00E809D4"/>
    <w:rsid w:val="00E80DD9"/>
    <w:rsid w:val="00E811CF"/>
    <w:rsid w:val="00E8138F"/>
    <w:rsid w:val="00E81521"/>
    <w:rsid w:val="00E81945"/>
    <w:rsid w:val="00E81BBE"/>
    <w:rsid w:val="00E81EE0"/>
    <w:rsid w:val="00E8240D"/>
    <w:rsid w:val="00E825B5"/>
    <w:rsid w:val="00E825E8"/>
    <w:rsid w:val="00E827D1"/>
    <w:rsid w:val="00E8283F"/>
    <w:rsid w:val="00E828E8"/>
    <w:rsid w:val="00E82998"/>
    <w:rsid w:val="00E82A0D"/>
    <w:rsid w:val="00E82A51"/>
    <w:rsid w:val="00E82EEB"/>
    <w:rsid w:val="00E83023"/>
    <w:rsid w:val="00E83364"/>
    <w:rsid w:val="00E83864"/>
    <w:rsid w:val="00E84F91"/>
    <w:rsid w:val="00E852C8"/>
    <w:rsid w:val="00E8538E"/>
    <w:rsid w:val="00E85552"/>
    <w:rsid w:val="00E859AA"/>
    <w:rsid w:val="00E85CF4"/>
    <w:rsid w:val="00E85D3F"/>
    <w:rsid w:val="00E860EC"/>
    <w:rsid w:val="00E86128"/>
    <w:rsid w:val="00E86CF7"/>
    <w:rsid w:val="00E87210"/>
    <w:rsid w:val="00E87540"/>
    <w:rsid w:val="00E903BE"/>
    <w:rsid w:val="00E907AC"/>
    <w:rsid w:val="00E90B88"/>
    <w:rsid w:val="00E90DC6"/>
    <w:rsid w:val="00E90E7F"/>
    <w:rsid w:val="00E91281"/>
    <w:rsid w:val="00E91584"/>
    <w:rsid w:val="00E916E9"/>
    <w:rsid w:val="00E91737"/>
    <w:rsid w:val="00E91A8F"/>
    <w:rsid w:val="00E91AAA"/>
    <w:rsid w:val="00E92197"/>
    <w:rsid w:val="00E92A61"/>
    <w:rsid w:val="00E92FEE"/>
    <w:rsid w:val="00E9375C"/>
    <w:rsid w:val="00E9385A"/>
    <w:rsid w:val="00E93DDA"/>
    <w:rsid w:val="00E9473A"/>
    <w:rsid w:val="00E94C6B"/>
    <w:rsid w:val="00E9501E"/>
    <w:rsid w:val="00E95449"/>
    <w:rsid w:val="00E9549D"/>
    <w:rsid w:val="00E95B07"/>
    <w:rsid w:val="00E95B59"/>
    <w:rsid w:val="00E95D06"/>
    <w:rsid w:val="00E960A9"/>
    <w:rsid w:val="00E96406"/>
    <w:rsid w:val="00E9689E"/>
    <w:rsid w:val="00E96C08"/>
    <w:rsid w:val="00E96E84"/>
    <w:rsid w:val="00E96ED4"/>
    <w:rsid w:val="00E971AC"/>
    <w:rsid w:val="00E97ED3"/>
    <w:rsid w:val="00EA002E"/>
    <w:rsid w:val="00EA03D8"/>
    <w:rsid w:val="00EA069B"/>
    <w:rsid w:val="00EA06D9"/>
    <w:rsid w:val="00EA0831"/>
    <w:rsid w:val="00EA12B2"/>
    <w:rsid w:val="00EA15F8"/>
    <w:rsid w:val="00EA1611"/>
    <w:rsid w:val="00EA1FC8"/>
    <w:rsid w:val="00EA2232"/>
    <w:rsid w:val="00EA23BE"/>
    <w:rsid w:val="00EA2560"/>
    <w:rsid w:val="00EA2BAB"/>
    <w:rsid w:val="00EA323F"/>
    <w:rsid w:val="00EA33C9"/>
    <w:rsid w:val="00EA3799"/>
    <w:rsid w:val="00EA3A4B"/>
    <w:rsid w:val="00EA3FF5"/>
    <w:rsid w:val="00EA43C3"/>
    <w:rsid w:val="00EA450E"/>
    <w:rsid w:val="00EA467D"/>
    <w:rsid w:val="00EA46A6"/>
    <w:rsid w:val="00EA49A2"/>
    <w:rsid w:val="00EA4BBB"/>
    <w:rsid w:val="00EA4CCC"/>
    <w:rsid w:val="00EA4D50"/>
    <w:rsid w:val="00EA5107"/>
    <w:rsid w:val="00EA5318"/>
    <w:rsid w:val="00EA5323"/>
    <w:rsid w:val="00EA56B0"/>
    <w:rsid w:val="00EA5EE8"/>
    <w:rsid w:val="00EA626A"/>
    <w:rsid w:val="00EA62E0"/>
    <w:rsid w:val="00EA636A"/>
    <w:rsid w:val="00EA6404"/>
    <w:rsid w:val="00EA6741"/>
    <w:rsid w:val="00EA7250"/>
    <w:rsid w:val="00EA7340"/>
    <w:rsid w:val="00EA7695"/>
    <w:rsid w:val="00EA7B99"/>
    <w:rsid w:val="00EA7C08"/>
    <w:rsid w:val="00EA7E92"/>
    <w:rsid w:val="00EB0ED6"/>
    <w:rsid w:val="00EB0F0E"/>
    <w:rsid w:val="00EB1072"/>
    <w:rsid w:val="00EB1092"/>
    <w:rsid w:val="00EB21EA"/>
    <w:rsid w:val="00EB2BC7"/>
    <w:rsid w:val="00EB3006"/>
    <w:rsid w:val="00EB343A"/>
    <w:rsid w:val="00EB3687"/>
    <w:rsid w:val="00EB4582"/>
    <w:rsid w:val="00EB4949"/>
    <w:rsid w:val="00EB4B76"/>
    <w:rsid w:val="00EB5267"/>
    <w:rsid w:val="00EB53C3"/>
    <w:rsid w:val="00EB5855"/>
    <w:rsid w:val="00EB59DB"/>
    <w:rsid w:val="00EB5C4A"/>
    <w:rsid w:val="00EB6049"/>
    <w:rsid w:val="00EB61F0"/>
    <w:rsid w:val="00EB626D"/>
    <w:rsid w:val="00EB6A14"/>
    <w:rsid w:val="00EB6ECE"/>
    <w:rsid w:val="00EB759D"/>
    <w:rsid w:val="00EB7A2D"/>
    <w:rsid w:val="00EC050C"/>
    <w:rsid w:val="00EC051E"/>
    <w:rsid w:val="00EC08C2"/>
    <w:rsid w:val="00EC0AF3"/>
    <w:rsid w:val="00EC0F59"/>
    <w:rsid w:val="00EC0FAB"/>
    <w:rsid w:val="00EC1000"/>
    <w:rsid w:val="00EC1360"/>
    <w:rsid w:val="00EC173C"/>
    <w:rsid w:val="00EC176D"/>
    <w:rsid w:val="00EC1824"/>
    <w:rsid w:val="00EC1956"/>
    <w:rsid w:val="00EC1E72"/>
    <w:rsid w:val="00EC2EDF"/>
    <w:rsid w:val="00EC3375"/>
    <w:rsid w:val="00EC3705"/>
    <w:rsid w:val="00EC37E9"/>
    <w:rsid w:val="00EC37F0"/>
    <w:rsid w:val="00EC39F7"/>
    <w:rsid w:val="00EC3BA4"/>
    <w:rsid w:val="00EC3C39"/>
    <w:rsid w:val="00EC46B4"/>
    <w:rsid w:val="00EC49BB"/>
    <w:rsid w:val="00EC50AF"/>
    <w:rsid w:val="00EC51E2"/>
    <w:rsid w:val="00EC52E0"/>
    <w:rsid w:val="00EC55EB"/>
    <w:rsid w:val="00EC5878"/>
    <w:rsid w:val="00EC5968"/>
    <w:rsid w:val="00EC5E2D"/>
    <w:rsid w:val="00EC5FF0"/>
    <w:rsid w:val="00EC61CC"/>
    <w:rsid w:val="00EC653E"/>
    <w:rsid w:val="00EC65A0"/>
    <w:rsid w:val="00EC692E"/>
    <w:rsid w:val="00EC6CE7"/>
    <w:rsid w:val="00EC762A"/>
    <w:rsid w:val="00EC77B0"/>
    <w:rsid w:val="00EC7A8F"/>
    <w:rsid w:val="00EC7ABC"/>
    <w:rsid w:val="00EC7D45"/>
    <w:rsid w:val="00EC7E72"/>
    <w:rsid w:val="00ED0347"/>
    <w:rsid w:val="00ED0594"/>
    <w:rsid w:val="00ED08FD"/>
    <w:rsid w:val="00ED09F7"/>
    <w:rsid w:val="00ED0BF9"/>
    <w:rsid w:val="00ED1156"/>
    <w:rsid w:val="00ED15EB"/>
    <w:rsid w:val="00ED167A"/>
    <w:rsid w:val="00ED1834"/>
    <w:rsid w:val="00ED194C"/>
    <w:rsid w:val="00ED2062"/>
    <w:rsid w:val="00ED2A6B"/>
    <w:rsid w:val="00ED2B05"/>
    <w:rsid w:val="00ED2B08"/>
    <w:rsid w:val="00ED2C2F"/>
    <w:rsid w:val="00ED2E9A"/>
    <w:rsid w:val="00ED2F9D"/>
    <w:rsid w:val="00ED303C"/>
    <w:rsid w:val="00ED30B2"/>
    <w:rsid w:val="00ED36AD"/>
    <w:rsid w:val="00ED3BBD"/>
    <w:rsid w:val="00ED3C5B"/>
    <w:rsid w:val="00ED3D6D"/>
    <w:rsid w:val="00ED41F9"/>
    <w:rsid w:val="00ED45E8"/>
    <w:rsid w:val="00ED460E"/>
    <w:rsid w:val="00ED49B0"/>
    <w:rsid w:val="00ED4C47"/>
    <w:rsid w:val="00ED4F93"/>
    <w:rsid w:val="00ED582B"/>
    <w:rsid w:val="00ED73C9"/>
    <w:rsid w:val="00ED740F"/>
    <w:rsid w:val="00ED754A"/>
    <w:rsid w:val="00ED77FD"/>
    <w:rsid w:val="00ED7A2C"/>
    <w:rsid w:val="00ED7B2B"/>
    <w:rsid w:val="00ED7C1C"/>
    <w:rsid w:val="00ED7D84"/>
    <w:rsid w:val="00ED7F23"/>
    <w:rsid w:val="00ED7F96"/>
    <w:rsid w:val="00EE02C1"/>
    <w:rsid w:val="00EE0570"/>
    <w:rsid w:val="00EE09BD"/>
    <w:rsid w:val="00EE1091"/>
    <w:rsid w:val="00EE1542"/>
    <w:rsid w:val="00EE1689"/>
    <w:rsid w:val="00EE19A1"/>
    <w:rsid w:val="00EE1C1A"/>
    <w:rsid w:val="00EE1C81"/>
    <w:rsid w:val="00EE1D45"/>
    <w:rsid w:val="00EE1DA8"/>
    <w:rsid w:val="00EE1E05"/>
    <w:rsid w:val="00EE2108"/>
    <w:rsid w:val="00EE21A0"/>
    <w:rsid w:val="00EE2283"/>
    <w:rsid w:val="00EE236D"/>
    <w:rsid w:val="00EE23BB"/>
    <w:rsid w:val="00EE24E0"/>
    <w:rsid w:val="00EE2504"/>
    <w:rsid w:val="00EE28A6"/>
    <w:rsid w:val="00EE2951"/>
    <w:rsid w:val="00EE339D"/>
    <w:rsid w:val="00EE394C"/>
    <w:rsid w:val="00EE3D3F"/>
    <w:rsid w:val="00EE3EF0"/>
    <w:rsid w:val="00EE4072"/>
    <w:rsid w:val="00EE482C"/>
    <w:rsid w:val="00EE4C1A"/>
    <w:rsid w:val="00EE4E86"/>
    <w:rsid w:val="00EE50FC"/>
    <w:rsid w:val="00EE52E2"/>
    <w:rsid w:val="00EE539A"/>
    <w:rsid w:val="00EE54D2"/>
    <w:rsid w:val="00EE5F83"/>
    <w:rsid w:val="00EE6613"/>
    <w:rsid w:val="00EE675B"/>
    <w:rsid w:val="00EE68EB"/>
    <w:rsid w:val="00EE6B20"/>
    <w:rsid w:val="00EE70A8"/>
    <w:rsid w:val="00EE74FF"/>
    <w:rsid w:val="00EE750A"/>
    <w:rsid w:val="00EE7A26"/>
    <w:rsid w:val="00EE7C03"/>
    <w:rsid w:val="00EE7CED"/>
    <w:rsid w:val="00EE7DB6"/>
    <w:rsid w:val="00EF024B"/>
    <w:rsid w:val="00EF0875"/>
    <w:rsid w:val="00EF0949"/>
    <w:rsid w:val="00EF0A9C"/>
    <w:rsid w:val="00EF0B6C"/>
    <w:rsid w:val="00EF0C91"/>
    <w:rsid w:val="00EF0FEC"/>
    <w:rsid w:val="00EF1097"/>
    <w:rsid w:val="00EF1814"/>
    <w:rsid w:val="00EF1964"/>
    <w:rsid w:val="00EF24D1"/>
    <w:rsid w:val="00EF2C49"/>
    <w:rsid w:val="00EF2DA9"/>
    <w:rsid w:val="00EF34D4"/>
    <w:rsid w:val="00EF370E"/>
    <w:rsid w:val="00EF38A6"/>
    <w:rsid w:val="00EF3C2B"/>
    <w:rsid w:val="00EF3E91"/>
    <w:rsid w:val="00EF461E"/>
    <w:rsid w:val="00EF52B5"/>
    <w:rsid w:val="00EF5AC3"/>
    <w:rsid w:val="00EF5ADB"/>
    <w:rsid w:val="00EF64B1"/>
    <w:rsid w:val="00EF66FD"/>
    <w:rsid w:val="00EF6DD5"/>
    <w:rsid w:val="00EF7140"/>
    <w:rsid w:val="00EF7725"/>
    <w:rsid w:val="00EF783E"/>
    <w:rsid w:val="00EF7954"/>
    <w:rsid w:val="00F00197"/>
    <w:rsid w:val="00F00C4F"/>
    <w:rsid w:val="00F01256"/>
    <w:rsid w:val="00F013A2"/>
    <w:rsid w:val="00F02209"/>
    <w:rsid w:val="00F022BF"/>
    <w:rsid w:val="00F02434"/>
    <w:rsid w:val="00F0287D"/>
    <w:rsid w:val="00F02BB9"/>
    <w:rsid w:val="00F0382B"/>
    <w:rsid w:val="00F03A15"/>
    <w:rsid w:val="00F03A6B"/>
    <w:rsid w:val="00F03B27"/>
    <w:rsid w:val="00F04AF5"/>
    <w:rsid w:val="00F04C8C"/>
    <w:rsid w:val="00F0512C"/>
    <w:rsid w:val="00F052DA"/>
    <w:rsid w:val="00F059D6"/>
    <w:rsid w:val="00F0620B"/>
    <w:rsid w:val="00F066D9"/>
    <w:rsid w:val="00F06BBB"/>
    <w:rsid w:val="00F06D0D"/>
    <w:rsid w:val="00F06D59"/>
    <w:rsid w:val="00F06E82"/>
    <w:rsid w:val="00F07549"/>
    <w:rsid w:val="00F07568"/>
    <w:rsid w:val="00F076E1"/>
    <w:rsid w:val="00F07E07"/>
    <w:rsid w:val="00F10073"/>
    <w:rsid w:val="00F103A9"/>
    <w:rsid w:val="00F10CE0"/>
    <w:rsid w:val="00F110C0"/>
    <w:rsid w:val="00F1121B"/>
    <w:rsid w:val="00F115A2"/>
    <w:rsid w:val="00F116BF"/>
    <w:rsid w:val="00F11985"/>
    <w:rsid w:val="00F1218F"/>
    <w:rsid w:val="00F1257A"/>
    <w:rsid w:val="00F12598"/>
    <w:rsid w:val="00F126BB"/>
    <w:rsid w:val="00F127AE"/>
    <w:rsid w:val="00F12D07"/>
    <w:rsid w:val="00F12D2D"/>
    <w:rsid w:val="00F12DCE"/>
    <w:rsid w:val="00F12F00"/>
    <w:rsid w:val="00F13182"/>
    <w:rsid w:val="00F136BE"/>
    <w:rsid w:val="00F14E5D"/>
    <w:rsid w:val="00F14FF3"/>
    <w:rsid w:val="00F15023"/>
    <w:rsid w:val="00F151CA"/>
    <w:rsid w:val="00F152A7"/>
    <w:rsid w:val="00F153DA"/>
    <w:rsid w:val="00F153FF"/>
    <w:rsid w:val="00F1555E"/>
    <w:rsid w:val="00F1577B"/>
    <w:rsid w:val="00F15842"/>
    <w:rsid w:val="00F15B83"/>
    <w:rsid w:val="00F15C75"/>
    <w:rsid w:val="00F1625F"/>
    <w:rsid w:val="00F162B3"/>
    <w:rsid w:val="00F166FF"/>
    <w:rsid w:val="00F16721"/>
    <w:rsid w:val="00F169D3"/>
    <w:rsid w:val="00F16BD0"/>
    <w:rsid w:val="00F16F5E"/>
    <w:rsid w:val="00F17354"/>
    <w:rsid w:val="00F175A5"/>
    <w:rsid w:val="00F176AF"/>
    <w:rsid w:val="00F2029F"/>
    <w:rsid w:val="00F2066A"/>
    <w:rsid w:val="00F207D9"/>
    <w:rsid w:val="00F208F1"/>
    <w:rsid w:val="00F20A5A"/>
    <w:rsid w:val="00F20C7C"/>
    <w:rsid w:val="00F20D63"/>
    <w:rsid w:val="00F20F8F"/>
    <w:rsid w:val="00F21267"/>
    <w:rsid w:val="00F2134A"/>
    <w:rsid w:val="00F21405"/>
    <w:rsid w:val="00F21485"/>
    <w:rsid w:val="00F21670"/>
    <w:rsid w:val="00F2229F"/>
    <w:rsid w:val="00F225B6"/>
    <w:rsid w:val="00F229CE"/>
    <w:rsid w:val="00F229E7"/>
    <w:rsid w:val="00F22A3D"/>
    <w:rsid w:val="00F22AEC"/>
    <w:rsid w:val="00F22C3A"/>
    <w:rsid w:val="00F22CDB"/>
    <w:rsid w:val="00F22DE5"/>
    <w:rsid w:val="00F22F2B"/>
    <w:rsid w:val="00F2348B"/>
    <w:rsid w:val="00F23914"/>
    <w:rsid w:val="00F23FA7"/>
    <w:rsid w:val="00F24107"/>
    <w:rsid w:val="00F242C9"/>
    <w:rsid w:val="00F24C5D"/>
    <w:rsid w:val="00F2537E"/>
    <w:rsid w:val="00F253B1"/>
    <w:rsid w:val="00F257A3"/>
    <w:rsid w:val="00F2641E"/>
    <w:rsid w:val="00F26585"/>
    <w:rsid w:val="00F268F5"/>
    <w:rsid w:val="00F27453"/>
    <w:rsid w:val="00F2747A"/>
    <w:rsid w:val="00F27680"/>
    <w:rsid w:val="00F27937"/>
    <w:rsid w:val="00F27B41"/>
    <w:rsid w:val="00F27B7D"/>
    <w:rsid w:val="00F3050E"/>
    <w:rsid w:val="00F3060B"/>
    <w:rsid w:val="00F306DD"/>
    <w:rsid w:val="00F30FBD"/>
    <w:rsid w:val="00F311B3"/>
    <w:rsid w:val="00F311FD"/>
    <w:rsid w:val="00F31202"/>
    <w:rsid w:val="00F31C58"/>
    <w:rsid w:val="00F32090"/>
    <w:rsid w:val="00F32092"/>
    <w:rsid w:val="00F32419"/>
    <w:rsid w:val="00F32465"/>
    <w:rsid w:val="00F3328B"/>
    <w:rsid w:val="00F3354C"/>
    <w:rsid w:val="00F33558"/>
    <w:rsid w:val="00F33EE6"/>
    <w:rsid w:val="00F3412D"/>
    <w:rsid w:val="00F34AF1"/>
    <w:rsid w:val="00F34F8E"/>
    <w:rsid w:val="00F3524D"/>
    <w:rsid w:val="00F352E8"/>
    <w:rsid w:val="00F35592"/>
    <w:rsid w:val="00F35AD1"/>
    <w:rsid w:val="00F36171"/>
    <w:rsid w:val="00F361EA"/>
    <w:rsid w:val="00F36390"/>
    <w:rsid w:val="00F36A3E"/>
    <w:rsid w:val="00F36A60"/>
    <w:rsid w:val="00F371DB"/>
    <w:rsid w:val="00F3780C"/>
    <w:rsid w:val="00F37916"/>
    <w:rsid w:val="00F37928"/>
    <w:rsid w:val="00F37A35"/>
    <w:rsid w:val="00F37ACE"/>
    <w:rsid w:val="00F37C4B"/>
    <w:rsid w:val="00F4017A"/>
    <w:rsid w:val="00F405DB"/>
    <w:rsid w:val="00F40908"/>
    <w:rsid w:val="00F40AB2"/>
    <w:rsid w:val="00F40C91"/>
    <w:rsid w:val="00F4116C"/>
    <w:rsid w:val="00F414BC"/>
    <w:rsid w:val="00F416F8"/>
    <w:rsid w:val="00F418DF"/>
    <w:rsid w:val="00F419FF"/>
    <w:rsid w:val="00F41D88"/>
    <w:rsid w:val="00F42081"/>
    <w:rsid w:val="00F42260"/>
    <w:rsid w:val="00F425CA"/>
    <w:rsid w:val="00F4339B"/>
    <w:rsid w:val="00F43496"/>
    <w:rsid w:val="00F439E2"/>
    <w:rsid w:val="00F43ED0"/>
    <w:rsid w:val="00F43FAA"/>
    <w:rsid w:val="00F44432"/>
    <w:rsid w:val="00F447FE"/>
    <w:rsid w:val="00F4488B"/>
    <w:rsid w:val="00F44CD8"/>
    <w:rsid w:val="00F44F08"/>
    <w:rsid w:val="00F44FCD"/>
    <w:rsid w:val="00F4523F"/>
    <w:rsid w:val="00F454AF"/>
    <w:rsid w:val="00F45707"/>
    <w:rsid w:val="00F463D1"/>
    <w:rsid w:val="00F466E7"/>
    <w:rsid w:val="00F46752"/>
    <w:rsid w:val="00F468BF"/>
    <w:rsid w:val="00F46E51"/>
    <w:rsid w:val="00F46E81"/>
    <w:rsid w:val="00F47561"/>
    <w:rsid w:val="00F478E9"/>
    <w:rsid w:val="00F47BA5"/>
    <w:rsid w:val="00F50096"/>
    <w:rsid w:val="00F504F8"/>
    <w:rsid w:val="00F50AAE"/>
    <w:rsid w:val="00F50D76"/>
    <w:rsid w:val="00F5147E"/>
    <w:rsid w:val="00F51949"/>
    <w:rsid w:val="00F51CCA"/>
    <w:rsid w:val="00F5275C"/>
    <w:rsid w:val="00F52822"/>
    <w:rsid w:val="00F529ED"/>
    <w:rsid w:val="00F52F3C"/>
    <w:rsid w:val="00F5318F"/>
    <w:rsid w:val="00F5337E"/>
    <w:rsid w:val="00F533F8"/>
    <w:rsid w:val="00F535F0"/>
    <w:rsid w:val="00F535F8"/>
    <w:rsid w:val="00F5361A"/>
    <w:rsid w:val="00F5395B"/>
    <w:rsid w:val="00F53C80"/>
    <w:rsid w:val="00F53E6B"/>
    <w:rsid w:val="00F53F5E"/>
    <w:rsid w:val="00F540A9"/>
    <w:rsid w:val="00F5412C"/>
    <w:rsid w:val="00F54252"/>
    <w:rsid w:val="00F5435D"/>
    <w:rsid w:val="00F54686"/>
    <w:rsid w:val="00F55104"/>
    <w:rsid w:val="00F553DA"/>
    <w:rsid w:val="00F554A6"/>
    <w:rsid w:val="00F55584"/>
    <w:rsid w:val="00F55A16"/>
    <w:rsid w:val="00F56168"/>
    <w:rsid w:val="00F56669"/>
    <w:rsid w:val="00F5679E"/>
    <w:rsid w:val="00F56C94"/>
    <w:rsid w:val="00F56C96"/>
    <w:rsid w:val="00F56E01"/>
    <w:rsid w:val="00F57105"/>
    <w:rsid w:val="00F576A4"/>
    <w:rsid w:val="00F57B48"/>
    <w:rsid w:val="00F57C92"/>
    <w:rsid w:val="00F57F8B"/>
    <w:rsid w:val="00F605BD"/>
    <w:rsid w:val="00F60ED4"/>
    <w:rsid w:val="00F60F89"/>
    <w:rsid w:val="00F6190C"/>
    <w:rsid w:val="00F61EC7"/>
    <w:rsid w:val="00F61FA4"/>
    <w:rsid w:val="00F6200A"/>
    <w:rsid w:val="00F626DC"/>
    <w:rsid w:val="00F628DD"/>
    <w:rsid w:val="00F629A1"/>
    <w:rsid w:val="00F63217"/>
    <w:rsid w:val="00F6378B"/>
    <w:rsid w:val="00F637F8"/>
    <w:rsid w:val="00F63B24"/>
    <w:rsid w:val="00F63D8F"/>
    <w:rsid w:val="00F640CB"/>
    <w:rsid w:val="00F645D0"/>
    <w:rsid w:val="00F64620"/>
    <w:rsid w:val="00F6476C"/>
    <w:rsid w:val="00F64CC3"/>
    <w:rsid w:val="00F6515F"/>
    <w:rsid w:val="00F65250"/>
    <w:rsid w:val="00F65461"/>
    <w:rsid w:val="00F65566"/>
    <w:rsid w:val="00F65A54"/>
    <w:rsid w:val="00F65D74"/>
    <w:rsid w:val="00F65F65"/>
    <w:rsid w:val="00F6613A"/>
    <w:rsid w:val="00F662B2"/>
    <w:rsid w:val="00F6651B"/>
    <w:rsid w:val="00F66B92"/>
    <w:rsid w:val="00F67263"/>
    <w:rsid w:val="00F674D4"/>
    <w:rsid w:val="00F67550"/>
    <w:rsid w:val="00F67562"/>
    <w:rsid w:val="00F67868"/>
    <w:rsid w:val="00F678C3"/>
    <w:rsid w:val="00F67A92"/>
    <w:rsid w:val="00F67E1C"/>
    <w:rsid w:val="00F67FE2"/>
    <w:rsid w:val="00F71451"/>
    <w:rsid w:val="00F715AD"/>
    <w:rsid w:val="00F7176C"/>
    <w:rsid w:val="00F71915"/>
    <w:rsid w:val="00F71932"/>
    <w:rsid w:val="00F71CC3"/>
    <w:rsid w:val="00F7218D"/>
    <w:rsid w:val="00F723BC"/>
    <w:rsid w:val="00F72573"/>
    <w:rsid w:val="00F739FC"/>
    <w:rsid w:val="00F73D28"/>
    <w:rsid w:val="00F73E61"/>
    <w:rsid w:val="00F73F07"/>
    <w:rsid w:val="00F73F5D"/>
    <w:rsid w:val="00F73FDE"/>
    <w:rsid w:val="00F74642"/>
    <w:rsid w:val="00F74730"/>
    <w:rsid w:val="00F74979"/>
    <w:rsid w:val="00F74D3F"/>
    <w:rsid w:val="00F7526B"/>
    <w:rsid w:val="00F75711"/>
    <w:rsid w:val="00F75A5B"/>
    <w:rsid w:val="00F75CBC"/>
    <w:rsid w:val="00F75D44"/>
    <w:rsid w:val="00F75D87"/>
    <w:rsid w:val="00F75F89"/>
    <w:rsid w:val="00F765A2"/>
    <w:rsid w:val="00F766E9"/>
    <w:rsid w:val="00F76738"/>
    <w:rsid w:val="00F7678A"/>
    <w:rsid w:val="00F7681D"/>
    <w:rsid w:val="00F76A6D"/>
    <w:rsid w:val="00F7777F"/>
    <w:rsid w:val="00F77B4F"/>
    <w:rsid w:val="00F80059"/>
    <w:rsid w:val="00F8100A"/>
    <w:rsid w:val="00F81140"/>
    <w:rsid w:val="00F81B75"/>
    <w:rsid w:val="00F81EC6"/>
    <w:rsid w:val="00F827C0"/>
    <w:rsid w:val="00F82DC7"/>
    <w:rsid w:val="00F82EC4"/>
    <w:rsid w:val="00F82F0A"/>
    <w:rsid w:val="00F8302F"/>
    <w:rsid w:val="00F8317C"/>
    <w:rsid w:val="00F83561"/>
    <w:rsid w:val="00F83588"/>
    <w:rsid w:val="00F84C07"/>
    <w:rsid w:val="00F84CC4"/>
    <w:rsid w:val="00F84D64"/>
    <w:rsid w:val="00F84F05"/>
    <w:rsid w:val="00F85219"/>
    <w:rsid w:val="00F85996"/>
    <w:rsid w:val="00F85AC7"/>
    <w:rsid w:val="00F85AF1"/>
    <w:rsid w:val="00F85B4D"/>
    <w:rsid w:val="00F85C14"/>
    <w:rsid w:val="00F85E72"/>
    <w:rsid w:val="00F8622D"/>
    <w:rsid w:val="00F86CC5"/>
    <w:rsid w:val="00F8721D"/>
    <w:rsid w:val="00F8723D"/>
    <w:rsid w:val="00F87C6C"/>
    <w:rsid w:val="00F90311"/>
    <w:rsid w:val="00F90425"/>
    <w:rsid w:val="00F9078B"/>
    <w:rsid w:val="00F90921"/>
    <w:rsid w:val="00F90AA0"/>
    <w:rsid w:val="00F90EDA"/>
    <w:rsid w:val="00F9146E"/>
    <w:rsid w:val="00F914BC"/>
    <w:rsid w:val="00F918DC"/>
    <w:rsid w:val="00F91E7B"/>
    <w:rsid w:val="00F91FC6"/>
    <w:rsid w:val="00F9215A"/>
    <w:rsid w:val="00F92723"/>
    <w:rsid w:val="00F92A25"/>
    <w:rsid w:val="00F92ADB"/>
    <w:rsid w:val="00F92CBF"/>
    <w:rsid w:val="00F92DE5"/>
    <w:rsid w:val="00F93770"/>
    <w:rsid w:val="00F93776"/>
    <w:rsid w:val="00F93CE4"/>
    <w:rsid w:val="00F945D2"/>
    <w:rsid w:val="00F94769"/>
    <w:rsid w:val="00F947D5"/>
    <w:rsid w:val="00F9483F"/>
    <w:rsid w:val="00F94A1C"/>
    <w:rsid w:val="00F94ACF"/>
    <w:rsid w:val="00F94F97"/>
    <w:rsid w:val="00F94FA5"/>
    <w:rsid w:val="00F95268"/>
    <w:rsid w:val="00F952D9"/>
    <w:rsid w:val="00F95669"/>
    <w:rsid w:val="00F9567B"/>
    <w:rsid w:val="00F95A4B"/>
    <w:rsid w:val="00F95D68"/>
    <w:rsid w:val="00F95F71"/>
    <w:rsid w:val="00F96006"/>
    <w:rsid w:val="00F96051"/>
    <w:rsid w:val="00F96292"/>
    <w:rsid w:val="00F964DF"/>
    <w:rsid w:val="00F96724"/>
    <w:rsid w:val="00F969EE"/>
    <w:rsid w:val="00F96BC6"/>
    <w:rsid w:val="00F96F13"/>
    <w:rsid w:val="00F97348"/>
    <w:rsid w:val="00F9760D"/>
    <w:rsid w:val="00F9761A"/>
    <w:rsid w:val="00F976AA"/>
    <w:rsid w:val="00F97CAA"/>
    <w:rsid w:val="00F98EED"/>
    <w:rsid w:val="00FA0279"/>
    <w:rsid w:val="00FA06C5"/>
    <w:rsid w:val="00FA0725"/>
    <w:rsid w:val="00FA07F2"/>
    <w:rsid w:val="00FA0EE8"/>
    <w:rsid w:val="00FA14FB"/>
    <w:rsid w:val="00FA18CF"/>
    <w:rsid w:val="00FA1D12"/>
    <w:rsid w:val="00FA1F92"/>
    <w:rsid w:val="00FA2386"/>
    <w:rsid w:val="00FA3221"/>
    <w:rsid w:val="00FA34F8"/>
    <w:rsid w:val="00FA3E8B"/>
    <w:rsid w:val="00FA52B0"/>
    <w:rsid w:val="00FA66BE"/>
    <w:rsid w:val="00FA67E8"/>
    <w:rsid w:val="00FA6A46"/>
    <w:rsid w:val="00FA6BA0"/>
    <w:rsid w:val="00FA6BAF"/>
    <w:rsid w:val="00FA6E8B"/>
    <w:rsid w:val="00FA711F"/>
    <w:rsid w:val="00FA7221"/>
    <w:rsid w:val="00FA736E"/>
    <w:rsid w:val="00FA74B2"/>
    <w:rsid w:val="00FA7505"/>
    <w:rsid w:val="00FA763B"/>
    <w:rsid w:val="00FA7A2D"/>
    <w:rsid w:val="00FA7ABF"/>
    <w:rsid w:val="00FA7C98"/>
    <w:rsid w:val="00FB064C"/>
    <w:rsid w:val="00FB06B3"/>
    <w:rsid w:val="00FB0881"/>
    <w:rsid w:val="00FB0E11"/>
    <w:rsid w:val="00FB106A"/>
    <w:rsid w:val="00FB1087"/>
    <w:rsid w:val="00FB1358"/>
    <w:rsid w:val="00FB162D"/>
    <w:rsid w:val="00FB16BD"/>
    <w:rsid w:val="00FB16DF"/>
    <w:rsid w:val="00FB1D0E"/>
    <w:rsid w:val="00FB1F3A"/>
    <w:rsid w:val="00FB2069"/>
    <w:rsid w:val="00FB215A"/>
    <w:rsid w:val="00FB23E4"/>
    <w:rsid w:val="00FB2443"/>
    <w:rsid w:val="00FB2523"/>
    <w:rsid w:val="00FB2801"/>
    <w:rsid w:val="00FB2927"/>
    <w:rsid w:val="00FB2B76"/>
    <w:rsid w:val="00FB2E25"/>
    <w:rsid w:val="00FB2E70"/>
    <w:rsid w:val="00FB34C9"/>
    <w:rsid w:val="00FB37C6"/>
    <w:rsid w:val="00FB3998"/>
    <w:rsid w:val="00FB3C05"/>
    <w:rsid w:val="00FB3F1F"/>
    <w:rsid w:val="00FB449A"/>
    <w:rsid w:val="00FB45F7"/>
    <w:rsid w:val="00FB46C2"/>
    <w:rsid w:val="00FB4A2B"/>
    <w:rsid w:val="00FB4D5A"/>
    <w:rsid w:val="00FB4D77"/>
    <w:rsid w:val="00FB4E70"/>
    <w:rsid w:val="00FB4ECD"/>
    <w:rsid w:val="00FB550A"/>
    <w:rsid w:val="00FB5E71"/>
    <w:rsid w:val="00FB60D0"/>
    <w:rsid w:val="00FB639E"/>
    <w:rsid w:val="00FB654E"/>
    <w:rsid w:val="00FB670D"/>
    <w:rsid w:val="00FB6F5A"/>
    <w:rsid w:val="00FB716A"/>
    <w:rsid w:val="00FB7350"/>
    <w:rsid w:val="00FB7754"/>
    <w:rsid w:val="00FB78DF"/>
    <w:rsid w:val="00FC017B"/>
    <w:rsid w:val="00FC033A"/>
    <w:rsid w:val="00FC03D5"/>
    <w:rsid w:val="00FC054E"/>
    <w:rsid w:val="00FC07D9"/>
    <w:rsid w:val="00FC088B"/>
    <w:rsid w:val="00FC1C14"/>
    <w:rsid w:val="00FC1D7A"/>
    <w:rsid w:val="00FC2041"/>
    <w:rsid w:val="00FC22A7"/>
    <w:rsid w:val="00FC27EC"/>
    <w:rsid w:val="00FC2890"/>
    <w:rsid w:val="00FC299C"/>
    <w:rsid w:val="00FC2BB8"/>
    <w:rsid w:val="00FC2C2D"/>
    <w:rsid w:val="00FC2ECB"/>
    <w:rsid w:val="00FC3224"/>
    <w:rsid w:val="00FC36E4"/>
    <w:rsid w:val="00FC3876"/>
    <w:rsid w:val="00FC39E6"/>
    <w:rsid w:val="00FC3D15"/>
    <w:rsid w:val="00FC3DF3"/>
    <w:rsid w:val="00FC3FBC"/>
    <w:rsid w:val="00FC443D"/>
    <w:rsid w:val="00FC454F"/>
    <w:rsid w:val="00FC46E5"/>
    <w:rsid w:val="00FC4794"/>
    <w:rsid w:val="00FC4823"/>
    <w:rsid w:val="00FC48A3"/>
    <w:rsid w:val="00FC48A4"/>
    <w:rsid w:val="00FC5593"/>
    <w:rsid w:val="00FC576A"/>
    <w:rsid w:val="00FC577E"/>
    <w:rsid w:val="00FC59ED"/>
    <w:rsid w:val="00FC5B55"/>
    <w:rsid w:val="00FC60CB"/>
    <w:rsid w:val="00FC61DE"/>
    <w:rsid w:val="00FC6211"/>
    <w:rsid w:val="00FC6388"/>
    <w:rsid w:val="00FC65FA"/>
    <w:rsid w:val="00FC6653"/>
    <w:rsid w:val="00FC68DC"/>
    <w:rsid w:val="00FC7121"/>
    <w:rsid w:val="00FC7CEC"/>
    <w:rsid w:val="00FC7FCC"/>
    <w:rsid w:val="00FD058B"/>
    <w:rsid w:val="00FD08B1"/>
    <w:rsid w:val="00FD0A0B"/>
    <w:rsid w:val="00FD1382"/>
    <w:rsid w:val="00FD168C"/>
    <w:rsid w:val="00FD195C"/>
    <w:rsid w:val="00FD20A5"/>
    <w:rsid w:val="00FD2245"/>
    <w:rsid w:val="00FD231D"/>
    <w:rsid w:val="00FD2353"/>
    <w:rsid w:val="00FD2532"/>
    <w:rsid w:val="00FD25F9"/>
    <w:rsid w:val="00FD2C9F"/>
    <w:rsid w:val="00FD3160"/>
    <w:rsid w:val="00FD3179"/>
    <w:rsid w:val="00FD3681"/>
    <w:rsid w:val="00FD3833"/>
    <w:rsid w:val="00FD40AE"/>
    <w:rsid w:val="00FD4432"/>
    <w:rsid w:val="00FD464B"/>
    <w:rsid w:val="00FD4B2C"/>
    <w:rsid w:val="00FD4D06"/>
    <w:rsid w:val="00FD55E6"/>
    <w:rsid w:val="00FD5868"/>
    <w:rsid w:val="00FD5888"/>
    <w:rsid w:val="00FD5A31"/>
    <w:rsid w:val="00FD5B13"/>
    <w:rsid w:val="00FD616A"/>
    <w:rsid w:val="00FD66AF"/>
    <w:rsid w:val="00FD6ADC"/>
    <w:rsid w:val="00FD6C9C"/>
    <w:rsid w:val="00FD6CB2"/>
    <w:rsid w:val="00FD6EB3"/>
    <w:rsid w:val="00FD6EDF"/>
    <w:rsid w:val="00FD7769"/>
    <w:rsid w:val="00FD7822"/>
    <w:rsid w:val="00FD798E"/>
    <w:rsid w:val="00FD7B69"/>
    <w:rsid w:val="00FD7E0E"/>
    <w:rsid w:val="00FE011F"/>
    <w:rsid w:val="00FE0518"/>
    <w:rsid w:val="00FE0D9B"/>
    <w:rsid w:val="00FE148E"/>
    <w:rsid w:val="00FE15F8"/>
    <w:rsid w:val="00FE18C2"/>
    <w:rsid w:val="00FE1C3F"/>
    <w:rsid w:val="00FE1DB7"/>
    <w:rsid w:val="00FE21AC"/>
    <w:rsid w:val="00FE21C1"/>
    <w:rsid w:val="00FE27BF"/>
    <w:rsid w:val="00FE2BEA"/>
    <w:rsid w:val="00FE3631"/>
    <w:rsid w:val="00FE3B77"/>
    <w:rsid w:val="00FE3B86"/>
    <w:rsid w:val="00FE40BB"/>
    <w:rsid w:val="00FE44B9"/>
    <w:rsid w:val="00FE47FE"/>
    <w:rsid w:val="00FE4D51"/>
    <w:rsid w:val="00FE51E6"/>
    <w:rsid w:val="00FE53C4"/>
    <w:rsid w:val="00FE57B5"/>
    <w:rsid w:val="00FE57DA"/>
    <w:rsid w:val="00FE616A"/>
    <w:rsid w:val="00FE65DC"/>
    <w:rsid w:val="00FE6813"/>
    <w:rsid w:val="00FE68F2"/>
    <w:rsid w:val="00FE6965"/>
    <w:rsid w:val="00FE6C94"/>
    <w:rsid w:val="00FE6D00"/>
    <w:rsid w:val="00FE736B"/>
    <w:rsid w:val="00FE7451"/>
    <w:rsid w:val="00FE7947"/>
    <w:rsid w:val="00FE7D28"/>
    <w:rsid w:val="00FF0015"/>
    <w:rsid w:val="00FF041B"/>
    <w:rsid w:val="00FF06AC"/>
    <w:rsid w:val="00FF0859"/>
    <w:rsid w:val="00FF0A5C"/>
    <w:rsid w:val="00FF158A"/>
    <w:rsid w:val="00FF1701"/>
    <w:rsid w:val="00FF1E66"/>
    <w:rsid w:val="00FF2652"/>
    <w:rsid w:val="00FF2653"/>
    <w:rsid w:val="00FF26AD"/>
    <w:rsid w:val="00FF319C"/>
    <w:rsid w:val="00FF3272"/>
    <w:rsid w:val="00FF32BD"/>
    <w:rsid w:val="00FF338E"/>
    <w:rsid w:val="00FF34FC"/>
    <w:rsid w:val="00FF3756"/>
    <w:rsid w:val="00FF37EA"/>
    <w:rsid w:val="00FF383C"/>
    <w:rsid w:val="00FF39EE"/>
    <w:rsid w:val="00FF3EAC"/>
    <w:rsid w:val="00FF3EBA"/>
    <w:rsid w:val="00FF4492"/>
    <w:rsid w:val="00FF49B4"/>
    <w:rsid w:val="00FF49C0"/>
    <w:rsid w:val="00FF4DD1"/>
    <w:rsid w:val="00FF4E5C"/>
    <w:rsid w:val="00FF528B"/>
    <w:rsid w:val="00FF558A"/>
    <w:rsid w:val="00FF55FE"/>
    <w:rsid w:val="00FF5602"/>
    <w:rsid w:val="00FF5858"/>
    <w:rsid w:val="00FF58CC"/>
    <w:rsid w:val="00FF5DC0"/>
    <w:rsid w:val="00FF5E3A"/>
    <w:rsid w:val="00FF5EA6"/>
    <w:rsid w:val="00FF6112"/>
    <w:rsid w:val="00FF636E"/>
    <w:rsid w:val="00FF681F"/>
    <w:rsid w:val="00FF69D5"/>
    <w:rsid w:val="00FF6C45"/>
    <w:rsid w:val="00FF7381"/>
    <w:rsid w:val="00FF79D9"/>
    <w:rsid w:val="00FF7F0C"/>
    <w:rsid w:val="00FF7F5A"/>
    <w:rsid w:val="0151DA5F"/>
    <w:rsid w:val="0176B479"/>
    <w:rsid w:val="01BAE038"/>
    <w:rsid w:val="021639BE"/>
    <w:rsid w:val="021CE10B"/>
    <w:rsid w:val="021DFA99"/>
    <w:rsid w:val="02266D99"/>
    <w:rsid w:val="0240AB5A"/>
    <w:rsid w:val="02651B84"/>
    <w:rsid w:val="02673AD3"/>
    <w:rsid w:val="02EA4A23"/>
    <w:rsid w:val="03219275"/>
    <w:rsid w:val="03B809C9"/>
    <w:rsid w:val="03BBDE10"/>
    <w:rsid w:val="03C18D36"/>
    <w:rsid w:val="04234CBA"/>
    <w:rsid w:val="04775271"/>
    <w:rsid w:val="049CE1DA"/>
    <w:rsid w:val="04A8EF51"/>
    <w:rsid w:val="0538FC67"/>
    <w:rsid w:val="0557D5EE"/>
    <w:rsid w:val="0588B7FC"/>
    <w:rsid w:val="05A5DFA1"/>
    <w:rsid w:val="05B3BD80"/>
    <w:rsid w:val="05F4F985"/>
    <w:rsid w:val="0618180F"/>
    <w:rsid w:val="0639C5CC"/>
    <w:rsid w:val="068D444D"/>
    <w:rsid w:val="068E475B"/>
    <w:rsid w:val="072CE968"/>
    <w:rsid w:val="0750A8F0"/>
    <w:rsid w:val="07A12D92"/>
    <w:rsid w:val="07C6373B"/>
    <w:rsid w:val="07D6DF9F"/>
    <w:rsid w:val="08534B38"/>
    <w:rsid w:val="087C32BD"/>
    <w:rsid w:val="08811E19"/>
    <w:rsid w:val="088278BB"/>
    <w:rsid w:val="08A4AAAC"/>
    <w:rsid w:val="08BC7F31"/>
    <w:rsid w:val="08BF7764"/>
    <w:rsid w:val="091D6ED9"/>
    <w:rsid w:val="0935FC4B"/>
    <w:rsid w:val="0948C484"/>
    <w:rsid w:val="0956A0F1"/>
    <w:rsid w:val="095A71F3"/>
    <w:rsid w:val="095B75BF"/>
    <w:rsid w:val="096E3D3E"/>
    <w:rsid w:val="097E0A6D"/>
    <w:rsid w:val="09813F04"/>
    <w:rsid w:val="09E42486"/>
    <w:rsid w:val="0A4A4A6F"/>
    <w:rsid w:val="0A4FB652"/>
    <w:rsid w:val="0A6E5884"/>
    <w:rsid w:val="0A7994CD"/>
    <w:rsid w:val="0AAB2FE2"/>
    <w:rsid w:val="0AEBA99D"/>
    <w:rsid w:val="0B19DD24"/>
    <w:rsid w:val="0B31FE28"/>
    <w:rsid w:val="0B51292A"/>
    <w:rsid w:val="0B71F137"/>
    <w:rsid w:val="0B7DB1A9"/>
    <w:rsid w:val="0BA69560"/>
    <w:rsid w:val="0BC17703"/>
    <w:rsid w:val="0C042DD9"/>
    <w:rsid w:val="0C22DE71"/>
    <w:rsid w:val="0C50DDC3"/>
    <w:rsid w:val="0CE6A730"/>
    <w:rsid w:val="0CEF9CCD"/>
    <w:rsid w:val="0D0E3AE0"/>
    <w:rsid w:val="0D178722"/>
    <w:rsid w:val="0D1F6F27"/>
    <w:rsid w:val="0D95F9F6"/>
    <w:rsid w:val="0D99A454"/>
    <w:rsid w:val="0DDF9421"/>
    <w:rsid w:val="0E013AE6"/>
    <w:rsid w:val="0E1439A8"/>
    <w:rsid w:val="0E212B4E"/>
    <w:rsid w:val="0F0909FA"/>
    <w:rsid w:val="0F0FE29C"/>
    <w:rsid w:val="0F4A0323"/>
    <w:rsid w:val="0F6BC226"/>
    <w:rsid w:val="0F8C7FD0"/>
    <w:rsid w:val="0FCAF847"/>
    <w:rsid w:val="100BA770"/>
    <w:rsid w:val="102CB514"/>
    <w:rsid w:val="10324EA3"/>
    <w:rsid w:val="103C64FF"/>
    <w:rsid w:val="1083B8D0"/>
    <w:rsid w:val="10B3EA39"/>
    <w:rsid w:val="11079382"/>
    <w:rsid w:val="11132E4D"/>
    <w:rsid w:val="11716089"/>
    <w:rsid w:val="11B281B0"/>
    <w:rsid w:val="11C60EE1"/>
    <w:rsid w:val="11FE7D20"/>
    <w:rsid w:val="12256483"/>
    <w:rsid w:val="124BD9BF"/>
    <w:rsid w:val="132C720B"/>
    <w:rsid w:val="133E9A34"/>
    <w:rsid w:val="135A7996"/>
    <w:rsid w:val="1366F42B"/>
    <w:rsid w:val="139F7385"/>
    <w:rsid w:val="13AB199E"/>
    <w:rsid w:val="13B6BBF0"/>
    <w:rsid w:val="13C5EE98"/>
    <w:rsid w:val="13E92022"/>
    <w:rsid w:val="14447CA1"/>
    <w:rsid w:val="145BC87C"/>
    <w:rsid w:val="14A09C9A"/>
    <w:rsid w:val="14F8D254"/>
    <w:rsid w:val="15438C57"/>
    <w:rsid w:val="1600F404"/>
    <w:rsid w:val="160C6224"/>
    <w:rsid w:val="163B2C8C"/>
    <w:rsid w:val="163FA63C"/>
    <w:rsid w:val="16C43376"/>
    <w:rsid w:val="16C6A1E7"/>
    <w:rsid w:val="1727A601"/>
    <w:rsid w:val="1776EE92"/>
    <w:rsid w:val="17B9634F"/>
    <w:rsid w:val="17F78F59"/>
    <w:rsid w:val="1813E213"/>
    <w:rsid w:val="1834AFDB"/>
    <w:rsid w:val="183922C1"/>
    <w:rsid w:val="184F8857"/>
    <w:rsid w:val="1882D8BC"/>
    <w:rsid w:val="18BF1749"/>
    <w:rsid w:val="18CCC844"/>
    <w:rsid w:val="191E243F"/>
    <w:rsid w:val="193AB7C8"/>
    <w:rsid w:val="194D78EB"/>
    <w:rsid w:val="195DD227"/>
    <w:rsid w:val="19AC9A7B"/>
    <w:rsid w:val="19BAB4A0"/>
    <w:rsid w:val="19E4AC89"/>
    <w:rsid w:val="1A16194D"/>
    <w:rsid w:val="1A27C1A6"/>
    <w:rsid w:val="1AC6D2F9"/>
    <w:rsid w:val="1ADE04D7"/>
    <w:rsid w:val="1AE40DE7"/>
    <w:rsid w:val="1B0011CD"/>
    <w:rsid w:val="1B339559"/>
    <w:rsid w:val="1B35E6DB"/>
    <w:rsid w:val="1B4B7775"/>
    <w:rsid w:val="1B582EEE"/>
    <w:rsid w:val="1B62FA76"/>
    <w:rsid w:val="1B68212B"/>
    <w:rsid w:val="1C1755F1"/>
    <w:rsid w:val="1C82C77A"/>
    <w:rsid w:val="1CBBE36A"/>
    <w:rsid w:val="1CE79C5D"/>
    <w:rsid w:val="1D3521DC"/>
    <w:rsid w:val="1D5C74DF"/>
    <w:rsid w:val="1D6D8ABF"/>
    <w:rsid w:val="1D75089D"/>
    <w:rsid w:val="1DAF1209"/>
    <w:rsid w:val="1DF8C6E0"/>
    <w:rsid w:val="1DFE5E5C"/>
    <w:rsid w:val="1E0FD997"/>
    <w:rsid w:val="1E18C2A6"/>
    <w:rsid w:val="1E370CAD"/>
    <w:rsid w:val="1E40EA6B"/>
    <w:rsid w:val="1E4998AE"/>
    <w:rsid w:val="1E94D069"/>
    <w:rsid w:val="1EA9A885"/>
    <w:rsid w:val="1EB7C752"/>
    <w:rsid w:val="1EF80651"/>
    <w:rsid w:val="1F08E614"/>
    <w:rsid w:val="1F5D711A"/>
    <w:rsid w:val="1F6A005C"/>
    <w:rsid w:val="1F833F10"/>
    <w:rsid w:val="1FA031BF"/>
    <w:rsid w:val="1FB5C7BA"/>
    <w:rsid w:val="1FD59807"/>
    <w:rsid w:val="1FF51136"/>
    <w:rsid w:val="2024287B"/>
    <w:rsid w:val="208AF3B7"/>
    <w:rsid w:val="208CAF9D"/>
    <w:rsid w:val="21991934"/>
    <w:rsid w:val="219E7117"/>
    <w:rsid w:val="21A4A957"/>
    <w:rsid w:val="21C1A981"/>
    <w:rsid w:val="21CD1503"/>
    <w:rsid w:val="21FD13C9"/>
    <w:rsid w:val="21FD13CA"/>
    <w:rsid w:val="223DE788"/>
    <w:rsid w:val="2254E4CF"/>
    <w:rsid w:val="22D85423"/>
    <w:rsid w:val="2302DCFB"/>
    <w:rsid w:val="2312BDA4"/>
    <w:rsid w:val="2341A805"/>
    <w:rsid w:val="23D28776"/>
    <w:rsid w:val="23D72BF6"/>
    <w:rsid w:val="2443E2CF"/>
    <w:rsid w:val="2462E49B"/>
    <w:rsid w:val="24C47CB9"/>
    <w:rsid w:val="24F3E598"/>
    <w:rsid w:val="2504C10D"/>
    <w:rsid w:val="253851BC"/>
    <w:rsid w:val="25532CB9"/>
    <w:rsid w:val="255FF00B"/>
    <w:rsid w:val="257247A2"/>
    <w:rsid w:val="25DE9E67"/>
    <w:rsid w:val="25E67BC6"/>
    <w:rsid w:val="267A0BE1"/>
    <w:rsid w:val="26AE3AB9"/>
    <w:rsid w:val="26C0EB6B"/>
    <w:rsid w:val="26F9B1CC"/>
    <w:rsid w:val="274BE213"/>
    <w:rsid w:val="27528E04"/>
    <w:rsid w:val="27B0902B"/>
    <w:rsid w:val="28046B18"/>
    <w:rsid w:val="2873ED5D"/>
    <w:rsid w:val="2899E1C6"/>
    <w:rsid w:val="28BB8CE2"/>
    <w:rsid w:val="28E06DFE"/>
    <w:rsid w:val="290577D9"/>
    <w:rsid w:val="2909F9FF"/>
    <w:rsid w:val="292F2A0C"/>
    <w:rsid w:val="295FE682"/>
    <w:rsid w:val="29D025F6"/>
    <w:rsid w:val="2A2F41D1"/>
    <w:rsid w:val="2ADB0607"/>
    <w:rsid w:val="2B158BA0"/>
    <w:rsid w:val="2B2F2112"/>
    <w:rsid w:val="2B408047"/>
    <w:rsid w:val="2B474DA6"/>
    <w:rsid w:val="2C0FA57E"/>
    <w:rsid w:val="2C2A88B5"/>
    <w:rsid w:val="2CCB77E4"/>
    <w:rsid w:val="2CDAE143"/>
    <w:rsid w:val="2D1BE542"/>
    <w:rsid w:val="2D612885"/>
    <w:rsid w:val="2DB42BDD"/>
    <w:rsid w:val="2DC46C4B"/>
    <w:rsid w:val="2DC8C13D"/>
    <w:rsid w:val="2E0F1207"/>
    <w:rsid w:val="2E14FCA8"/>
    <w:rsid w:val="2E292904"/>
    <w:rsid w:val="2E4472B6"/>
    <w:rsid w:val="2E6535F0"/>
    <w:rsid w:val="2E911281"/>
    <w:rsid w:val="2E960E7A"/>
    <w:rsid w:val="2EF13547"/>
    <w:rsid w:val="2F0DD180"/>
    <w:rsid w:val="2F27428B"/>
    <w:rsid w:val="2F335E3D"/>
    <w:rsid w:val="2FBBFDC1"/>
    <w:rsid w:val="2FCAFACE"/>
    <w:rsid w:val="2FDFB4E9"/>
    <w:rsid w:val="30158BBA"/>
    <w:rsid w:val="3036AAD3"/>
    <w:rsid w:val="30793273"/>
    <w:rsid w:val="30946C66"/>
    <w:rsid w:val="30C6FD6E"/>
    <w:rsid w:val="30C7DAB4"/>
    <w:rsid w:val="30CD87D6"/>
    <w:rsid w:val="30D4BD39"/>
    <w:rsid w:val="30EBE981"/>
    <w:rsid w:val="310A6E8C"/>
    <w:rsid w:val="3111FDD9"/>
    <w:rsid w:val="3113F21A"/>
    <w:rsid w:val="31188F6B"/>
    <w:rsid w:val="312249B4"/>
    <w:rsid w:val="315A01A2"/>
    <w:rsid w:val="316E50C8"/>
    <w:rsid w:val="319B6F3D"/>
    <w:rsid w:val="31A82990"/>
    <w:rsid w:val="31AA17D7"/>
    <w:rsid w:val="31B37711"/>
    <w:rsid w:val="31D55842"/>
    <w:rsid w:val="326A71CB"/>
    <w:rsid w:val="326B9343"/>
    <w:rsid w:val="32881469"/>
    <w:rsid w:val="32A84F67"/>
    <w:rsid w:val="32B91D5D"/>
    <w:rsid w:val="33359B9E"/>
    <w:rsid w:val="336392F6"/>
    <w:rsid w:val="337FA12E"/>
    <w:rsid w:val="339CAFDF"/>
    <w:rsid w:val="33A209E3"/>
    <w:rsid w:val="33B6C736"/>
    <w:rsid w:val="33CE9944"/>
    <w:rsid w:val="33E8F4D1"/>
    <w:rsid w:val="345D9932"/>
    <w:rsid w:val="3483EF92"/>
    <w:rsid w:val="34F7EBFD"/>
    <w:rsid w:val="35135821"/>
    <w:rsid w:val="35313445"/>
    <w:rsid w:val="3537DF62"/>
    <w:rsid w:val="35442AC6"/>
    <w:rsid w:val="35E7F4B7"/>
    <w:rsid w:val="35E84420"/>
    <w:rsid w:val="36480E3D"/>
    <w:rsid w:val="36E1E71D"/>
    <w:rsid w:val="36EE513A"/>
    <w:rsid w:val="374B437C"/>
    <w:rsid w:val="37703F4C"/>
    <w:rsid w:val="377B39BC"/>
    <w:rsid w:val="37860287"/>
    <w:rsid w:val="378E5DD9"/>
    <w:rsid w:val="3798DE57"/>
    <w:rsid w:val="37B0E6B0"/>
    <w:rsid w:val="37C5C238"/>
    <w:rsid w:val="37DA6A66"/>
    <w:rsid w:val="3803B99F"/>
    <w:rsid w:val="383C2EAB"/>
    <w:rsid w:val="3852F469"/>
    <w:rsid w:val="3877D66E"/>
    <w:rsid w:val="38CA9CF6"/>
    <w:rsid w:val="38F64FD4"/>
    <w:rsid w:val="38FAB431"/>
    <w:rsid w:val="392C543F"/>
    <w:rsid w:val="393EB1F5"/>
    <w:rsid w:val="396D40DC"/>
    <w:rsid w:val="39950E41"/>
    <w:rsid w:val="3A1D0581"/>
    <w:rsid w:val="3A6FA0EF"/>
    <w:rsid w:val="3AAA932C"/>
    <w:rsid w:val="3AD7116F"/>
    <w:rsid w:val="3B0736E2"/>
    <w:rsid w:val="3B145CDF"/>
    <w:rsid w:val="3B5CA3DA"/>
    <w:rsid w:val="3BBF6947"/>
    <w:rsid w:val="3BD2862E"/>
    <w:rsid w:val="3BF1B7CD"/>
    <w:rsid w:val="3C4EEB0F"/>
    <w:rsid w:val="3CCB8B0E"/>
    <w:rsid w:val="3CF855B8"/>
    <w:rsid w:val="3D03220C"/>
    <w:rsid w:val="3D1140E2"/>
    <w:rsid w:val="3D219CD4"/>
    <w:rsid w:val="3D7FF4B6"/>
    <w:rsid w:val="3E515ABE"/>
    <w:rsid w:val="3E7A8EE8"/>
    <w:rsid w:val="3F220D91"/>
    <w:rsid w:val="3F5007A6"/>
    <w:rsid w:val="3F929A84"/>
    <w:rsid w:val="3FB9EEF4"/>
    <w:rsid w:val="3FEEE1CF"/>
    <w:rsid w:val="40219CCB"/>
    <w:rsid w:val="40360D6B"/>
    <w:rsid w:val="405B7D30"/>
    <w:rsid w:val="4073B949"/>
    <w:rsid w:val="40EF3E28"/>
    <w:rsid w:val="4119A4F6"/>
    <w:rsid w:val="4169C89C"/>
    <w:rsid w:val="419084F9"/>
    <w:rsid w:val="421F6645"/>
    <w:rsid w:val="4292781B"/>
    <w:rsid w:val="42CAF387"/>
    <w:rsid w:val="4300F0D4"/>
    <w:rsid w:val="435FBB8B"/>
    <w:rsid w:val="43830A2A"/>
    <w:rsid w:val="43F20F30"/>
    <w:rsid w:val="441F5E4D"/>
    <w:rsid w:val="4508D165"/>
    <w:rsid w:val="45198C0C"/>
    <w:rsid w:val="455A54B7"/>
    <w:rsid w:val="456ABAA5"/>
    <w:rsid w:val="4588B81D"/>
    <w:rsid w:val="4593F8AF"/>
    <w:rsid w:val="4598478E"/>
    <w:rsid w:val="45B6583C"/>
    <w:rsid w:val="45C45F28"/>
    <w:rsid w:val="45D2D8C9"/>
    <w:rsid w:val="45F350FA"/>
    <w:rsid w:val="46106891"/>
    <w:rsid w:val="46950989"/>
    <w:rsid w:val="46AD798C"/>
    <w:rsid w:val="46C9CD92"/>
    <w:rsid w:val="47252EA7"/>
    <w:rsid w:val="47741D75"/>
    <w:rsid w:val="47776AE9"/>
    <w:rsid w:val="47B24FB6"/>
    <w:rsid w:val="47C48CE0"/>
    <w:rsid w:val="47E2432A"/>
    <w:rsid w:val="47FDA20E"/>
    <w:rsid w:val="4814B24F"/>
    <w:rsid w:val="48A52CA2"/>
    <w:rsid w:val="48C12EB8"/>
    <w:rsid w:val="48D92117"/>
    <w:rsid w:val="48E3EBD5"/>
    <w:rsid w:val="49213742"/>
    <w:rsid w:val="49DDE850"/>
    <w:rsid w:val="49E30FC9"/>
    <w:rsid w:val="49FBC9F1"/>
    <w:rsid w:val="4A080F94"/>
    <w:rsid w:val="4A2E2927"/>
    <w:rsid w:val="4A5ED88E"/>
    <w:rsid w:val="4A6B6F71"/>
    <w:rsid w:val="4A6FB5E4"/>
    <w:rsid w:val="4A743969"/>
    <w:rsid w:val="4A7D89F7"/>
    <w:rsid w:val="4A8C3546"/>
    <w:rsid w:val="4AB8BAF2"/>
    <w:rsid w:val="4ABC92F6"/>
    <w:rsid w:val="4AC535D6"/>
    <w:rsid w:val="4ADEBCF6"/>
    <w:rsid w:val="4AE4D915"/>
    <w:rsid w:val="4AFDB22B"/>
    <w:rsid w:val="4B05ECF7"/>
    <w:rsid w:val="4B18F5EA"/>
    <w:rsid w:val="4B21EAB8"/>
    <w:rsid w:val="4B255B5D"/>
    <w:rsid w:val="4B34F430"/>
    <w:rsid w:val="4BEF6FA5"/>
    <w:rsid w:val="4C14503E"/>
    <w:rsid w:val="4C330D85"/>
    <w:rsid w:val="4C8FF27D"/>
    <w:rsid w:val="4CE10340"/>
    <w:rsid w:val="4D298859"/>
    <w:rsid w:val="4D4B915A"/>
    <w:rsid w:val="4D85A17A"/>
    <w:rsid w:val="4DBA8F42"/>
    <w:rsid w:val="4DC2EBC9"/>
    <w:rsid w:val="4DC6CDAB"/>
    <w:rsid w:val="4DE37210"/>
    <w:rsid w:val="4DE843C6"/>
    <w:rsid w:val="4DF4B746"/>
    <w:rsid w:val="4E2C87FD"/>
    <w:rsid w:val="4E618234"/>
    <w:rsid w:val="4E64E0A6"/>
    <w:rsid w:val="4EC8E3B6"/>
    <w:rsid w:val="4F375010"/>
    <w:rsid w:val="4F6AC605"/>
    <w:rsid w:val="4F878251"/>
    <w:rsid w:val="4F976C45"/>
    <w:rsid w:val="4F9BDD9C"/>
    <w:rsid w:val="4FA149BB"/>
    <w:rsid w:val="4FC64C89"/>
    <w:rsid w:val="5014EBC2"/>
    <w:rsid w:val="503E1961"/>
    <w:rsid w:val="50524158"/>
    <w:rsid w:val="5097F8CD"/>
    <w:rsid w:val="51C6C5B5"/>
    <w:rsid w:val="521D4B8B"/>
    <w:rsid w:val="52723EB2"/>
    <w:rsid w:val="529BD3A6"/>
    <w:rsid w:val="52FD5204"/>
    <w:rsid w:val="534B3151"/>
    <w:rsid w:val="537252DD"/>
    <w:rsid w:val="539A0439"/>
    <w:rsid w:val="53AABF0B"/>
    <w:rsid w:val="53B5C22A"/>
    <w:rsid w:val="53E91F8E"/>
    <w:rsid w:val="546F2E51"/>
    <w:rsid w:val="54C66638"/>
    <w:rsid w:val="54D601A6"/>
    <w:rsid w:val="54F3BEFE"/>
    <w:rsid w:val="5508B395"/>
    <w:rsid w:val="558C1E93"/>
    <w:rsid w:val="55B3D03E"/>
    <w:rsid w:val="55B4B026"/>
    <w:rsid w:val="55D5238A"/>
    <w:rsid w:val="560F430A"/>
    <w:rsid w:val="561094D2"/>
    <w:rsid w:val="564878E7"/>
    <w:rsid w:val="564BF4C5"/>
    <w:rsid w:val="566729F2"/>
    <w:rsid w:val="566A6686"/>
    <w:rsid w:val="567E3C8C"/>
    <w:rsid w:val="56886E22"/>
    <w:rsid w:val="568FD5EF"/>
    <w:rsid w:val="56F091D0"/>
    <w:rsid w:val="576B3D7E"/>
    <w:rsid w:val="57D2AFD5"/>
    <w:rsid w:val="57DD4913"/>
    <w:rsid w:val="5836C97E"/>
    <w:rsid w:val="584D2ABF"/>
    <w:rsid w:val="58EB11D3"/>
    <w:rsid w:val="5925B944"/>
    <w:rsid w:val="5968EDB0"/>
    <w:rsid w:val="5984C188"/>
    <w:rsid w:val="59E2313A"/>
    <w:rsid w:val="5A204717"/>
    <w:rsid w:val="5A401EE7"/>
    <w:rsid w:val="5A94AA1D"/>
    <w:rsid w:val="5AA630FE"/>
    <w:rsid w:val="5AD0B348"/>
    <w:rsid w:val="5B0E2D37"/>
    <w:rsid w:val="5B27CBF0"/>
    <w:rsid w:val="5B38DA7A"/>
    <w:rsid w:val="5B454116"/>
    <w:rsid w:val="5B7C76F6"/>
    <w:rsid w:val="5B99CDC4"/>
    <w:rsid w:val="5BEDA279"/>
    <w:rsid w:val="5BF8C007"/>
    <w:rsid w:val="5C03265F"/>
    <w:rsid w:val="5C1028DF"/>
    <w:rsid w:val="5C1A16CC"/>
    <w:rsid w:val="5C25E262"/>
    <w:rsid w:val="5C41CC8D"/>
    <w:rsid w:val="5C76C97B"/>
    <w:rsid w:val="5C7FFE22"/>
    <w:rsid w:val="5CCD2948"/>
    <w:rsid w:val="5D082AD3"/>
    <w:rsid w:val="5D523A4F"/>
    <w:rsid w:val="5D6770EC"/>
    <w:rsid w:val="5DACA373"/>
    <w:rsid w:val="5DC45316"/>
    <w:rsid w:val="5DE77D43"/>
    <w:rsid w:val="5DF75EC1"/>
    <w:rsid w:val="5E1067DB"/>
    <w:rsid w:val="5EF940B8"/>
    <w:rsid w:val="5F6B572C"/>
    <w:rsid w:val="5F7D125B"/>
    <w:rsid w:val="5F919CD4"/>
    <w:rsid w:val="5F930177"/>
    <w:rsid w:val="5FC60288"/>
    <w:rsid w:val="6022518A"/>
    <w:rsid w:val="603CF754"/>
    <w:rsid w:val="60517E65"/>
    <w:rsid w:val="60566920"/>
    <w:rsid w:val="6094CF26"/>
    <w:rsid w:val="60E79E79"/>
    <w:rsid w:val="6123D4A5"/>
    <w:rsid w:val="61404D65"/>
    <w:rsid w:val="6145A2C9"/>
    <w:rsid w:val="6166DD24"/>
    <w:rsid w:val="61826C29"/>
    <w:rsid w:val="618318EE"/>
    <w:rsid w:val="61A45C12"/>
    <w:rsid w:val="61B944B7"/>
    <w:rsid w:val="6290BC30"/>
    <w:rsid w:val="6291E416"/>
    <w:rsid w:val="62D61BDD"/>
    <w:rsid w:val="62F5C9BF"/>
    <w:rsid w:val="62FA6BFE"/>
    <w:rsid w:val="6305F922"/>
    <w:rsid w:val="64344B43"/>
    <w:rsid w:val="644C7480"/>
    <w:rsid w:val="64C7AECD"/>
    <w:rsid w:val="64E7D1B3"/>
    <w:rsid w:val="64F935E0"/>
    <w:rsid w:val="65973796"/>
    <w:rsid w:val="65B3A38D"/>
    <w:rsid w:val="66446C16"/>
    <w:rsid w:val="666DF414"/>
    <w:rsid w:val="6671B389"/>
    <w:rsid w:val="668AA6A4"/>
    <w:rsid w:val="66BAFB0C"/>
    <w:rsid w:val="66F8D52B"/>
    <w:rsid w:val="670999A2"/>
    <w:rsid w:val="672BE80A"/>
    <w:rsid w:val="6743470A"/>
    <w:rsid w:val="676946B1"/>
    <w:rsid w:val="685B852E"/>
    <w:rsid w:val="688DDD29"/>
    <w:rsid w:val="68C875C1"/>
    <w:rsid w:val="69213D84"/>
    <w:rsid w:val="69229FFF"/>
    <w:rsid w:val="69310CA8"/>
    <w:rsid w:val="697D829B"/>
    <w:rsid w:val="69B39F54"/>
    <w:rsid w:val="6A14E3FD"/>
    <w:rsid w:val="6A28C166"/>
    <w:rsid w:val="6A2FB801"/>
    <w:rsid w:val="6A3A8F6B"/>
    <w:rsid w:val="6A61DC48"/>
    <w:rsid w:val="6A81A2F8"/>
    <w:rsid w:val="6AEB7471"/>
    <w:rsid w:val="6B30F099"/>
    <w:rsid w:val="6B49B020"/>
    <w:rsid w:val="6BBE29A4"/>
    <w:rsid w:val="6BD8B661"/>
    <w:rsid w:val="6C12BF0B"/>
    <w:rsid w:val="6C1FF477"/>
    <w:rsid w:val="6C2EA5A6"/>
    <w:rsid w:val="6C47439B"/>
    <w:rsid w:val="6C598C6B"/>
    <w:rsid w:val="6C624385"/>
    <w:rsid w:val="6C6F159F"/>
    <w:rsid w:val="6C88E936"/>
    <w:rsid w:val="6C9F7060"/>
    <w:rsid w:val="6CAF22E2"/>
    <w:rsid w:val="6CC3501F"/>
    <w:rsid w:val="6D15FBD2"/>
    <w:rsid w:val="6D2695A8"/>
    <w:rsid w:val="6DD14456"/>
    <w:rsid w:val="6DD9D7B9"/>
    <w:rsid w:val="6E0814F5"/>
    <w:rsid w:val="6E3A48CC"/>
    <w:rsid w:val="6E5FACE6"/>
    <w:rsid w:val="6E6BEDAF"/>
    <w:rsid w:val="6E84D6D7"/>
    <w:rsid w:val="6EB6A782"/>
    <w:rsid w:val="6F53C005"/>
    <w:rsid w:val="6F7EF63B"/>
    <w:rsid w:val="6FA06B7E"/>
    <w:rsid w:val="6FE56AF7"/>
    <w:rsid w:val="7066B87D"/>
    <w:rsid w:val="707F2A4F"/>
    <w:rsid w:val="70FAACB1"/>
    <w:rsid w:val="71150198"/>
    <w:rsid w:val="71509EF2"/>
    <w:rsid w:val="716E91E9"/>
    <w:rsid w:val="718D4441"/>
    <w:rsid w:val="71C6F692"/>
    <w:rsid w:val="7234CFA7"/>
    <w:rsid w:val="72352824"/>
    <w:rsid w:val="72F30F65"/>
    <w:rsid w:val="731817D9"/>
    <w:rsid w:val="73A22CF2"/>
    <w:rsid w:val="73D2AE62"/>
    <w:rsid w:val="73E28C1F"/>
    <w:rsid w:val="73E90548"/>
    <w:rsid w:val="73FDD9F9"/>
    <w:rsid w:val="74073322"/>
    <w:rsid w:val="747D569B"/>
    <w:rsid w:val="749ED20E"/>
    <w:rsid w:val="74EEA50B"/>
    <w:rsid w:val="75B2F71A"/>
    <w:rsid w:val="75E90F1E"/>
    <w:rsid w:val="75F5601A"/>
    <w:rsid w:val="76160BD4"/>
    <w:rsid w:val="762D1E8B"/>
    <w:rsid w:val="766E63FE"/>
    <w:rsid w:val="7683B3CB"/>
    <w:rsid w:val="76A6987C"/>
    <w:rsid w:val="78484616"/>
    <w:rsid w:val="78D1F319"/>
    <w:rsid w:val="78EC4103"/>
    <w:rsid w:val="78EC5946"/>
    <w:rsid w:val="79197435"/>
    <w:rsid w:val="7922131D"/>
    <w:rsid w:val="792E46D1"/>
    <w:rsid w:val="793767CA"/>
    <w:rsid w:val="796EA002"/>
    <w:rsid w:val="7984A50D"/>
    <w:rsid w:val="7A1BC2C7"/>
    <w:rsid w:val="7A2F895D"/>
    <w:rsid w:val="7A347086"/>
    <w:rsid w:val="7A7C210C"/>
    <w:rsid w:val="7A8F451B"/>
    <w:rsid w:val="7ADF5F6D"/>
    <w:rsid w:val="7B185789"/>
    <w:rsid w:val="7B43836C"/>
    <w:rsid w:val="7B4C88F4"/>
    <w:rsid w:val="7B748627"/>
    <w:rsid w:val="7BA39A8D"/>
    <w:rsid w:val="7BCDEC08"/>
    <w:rsid w:val="7C0AC395"/>
    <w:rsid w:val="7C0C771D"/>
    <w:rsid w:val="7C89E02B"/>
    <w:rsid w:val="7C8DFCA9"/>
    <w:rsid w:val="7CF19E68"/>
    <w:rsid w:val="7D0F4B38"/>
    <w:rsid w:val="7D115EF8"/>
    <w:rsid w:val="7D236BF8"/>
    <w:rsid w:val="7D555932"/>
    <w:rsid w:val="7D619644"/>
    <w:rsid w:val="7DFB6785"/>
    <w:rsid w:val="7E7A4F0C"/>
    <w:rsid w:val="7E955C4B"/>
    <w:rsid w:val="7E9AAFF4"/>
    <w:rsid w:val="7ED84304"/>
    <w:rsid w:val="7F4467C3"/>
    <w:rsid w:val="7F87EB53"/>
    <w:rsid w:val="7FA07E55"/>
    <w:rsid w:val="7FE72F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58BA0"/>
  <w15:chartTrackingRefBased/>
  <w15:docId w15:val="{2C3B62D9-ECC6-4066-86E8-CCDF0C769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5F8"/>
    <w:rPr>
      <w:rFonts w:ascii="Raleway" w:hAnsi="Raleway"/>
    </w:rPr>
  </w:style>
  <w:style w:type="paragraph" w:styleId="Heading1">
    <w:name w:val="heading 1"/>
    <w:basedOn w:val="Normal"/>
    <w:next w:val="Normal"/>
    <w:link w:val="Heading1Char"/>
    <w:uiPriority w:val="9"/>
    <w:qFormat/>
    <w:pPr>
      <w:keepNext/>
      <w:keepLines/>
      <w:numPr>
        <w:numId w:val="5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numPr>
        <w:ilvl w:val="1"/>
        <w:numId w:val="54"/>
      </w:numPr>
      <w:spacing w:before="160" w:after="80"/>
      <w:ind w:left="666"/>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5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5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numPr>
        <w:ilvl w:val="4"/>
        <w:numId w:val="5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5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5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5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5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uiPriority w:val="99"/>
    <w:unhideWhenUsed/>
    <w:rsid w:val="2DC46C4B"/>
    <w:pPr>
      <w:tabs>
        <w:tab w:val="center" w:pos="4680"/>
        <w:tab w:val="right" w:pos="9360"/>
      </w:tabs>
      <w:spacing w:after="0" w:line="240" w:lineRule="auto"/>
    </w:pPr>
  </w:style>
  <w:style w:type="paragraph" w:styleId="Footer">
    <w:name w:val="footer"/>
    <w:basedOn w:val="Normal"/>
    <w:uiPriority w:val="99"/>
    <w:unhideWhenUsed/>
    <w:rsid w:val="2DC46C4B"/>
    <w:pPr>
      <w:tabs>
        <w:tab w:val="center" w:pos="4680"/>
        <w:tab w:val="right" w:pos="9360"/>
      </w:tabs>
      <w:spacing w:after="0" w:line="240" w:lineRule="auto"/>
    </w:pPr>
  </w:style>
  <w:style w:type="paragraph" w:styleId="TOC1">
    <w:name w:val="toc 1"/>
    <w:basedOn w:val="Normal"/>
    <w:next w:val="Normal"/>
    <w:uiPriority w:val="39"/>
    <w:unhideWhenUsed/>
    <w:rsid w:val="2DC46C4B"/>
    <w:pPr>
      <w:spacing w:before="120" w:after="0"/>
    </w:pPr>
    <w:rPr>
      <w:rFonts w:asciiTheme="minorHAnsi" w:hAnsiTheme="minorHAnsi"/>
      <w:b/>
      <w:bCs/>
      <w:i/>
      <w:iCs/>
    </w:r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301F27"/>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DD0735"/>
    <w:rPr>
      <w:color w:val="605E5C"/>
      <w:shd w:val="clear" w:color="auto" w:fill="E1DFDD"/>
    </w:rPr>
  </w:style>
  <w:style w:type="paragraph" w:styleId="ListParagraph">
    <w:name w:val="List Paragraph"/>
    <w:basedOn w:val="Normal"/>
    <w:uiPriority w:val="34"/>
    <w:qFormat/>
    <w:rsid w:val="00C04460"/>
    <w:pPr>
      <w:ind w:left="720"/>
      <w:contextualSpacing/>
    </w:pPr>
  </w:style>
  <w:style w:type="character" w:styleId="FollowedHyperlink">
    <w:name w:val="FollowedHyperlink"/>
    <w:basedOn w:val="DefaultParagraphFont"/>
    <w:uiPriority w:val="99"/>
    <w:semiHidden/>
    <w:unhideWhenUsed/>
    <w:rsid w:val="00DB3E08"/>
    <w:rPr>
      <w:color w:val="96607D" w:themeColor="followedHyperlink"/>
      <w:u w:val="single"/>
    </w:rPr>
  </w:style>
  <w:style w:type="table" w:styleId="GridTable1Light">
    <w:name w:val="Grid Table 1 Light"/>
    <w:basedOn w:val="TableNormal"/>
    <w:uiPriority w:val="46"/>
    <w:rsid w:val="003B0904"/>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uiPriority w:val="39"/>
    <w:unhideWhenUsed/>
    <w:rsid w:val="00673FE3"/>
    <w:pPr>
      <w:spacing w:before="120" w:after="0"/>
      <w:ind w:left="240"/>
    </w:pPr>
    <w:rPr>
      <w:rFonts w:asciiTheme="minorHAnsi" w:hAnsiTheme="minorHAnsi"/>
      <w:b/>
      <w:bCs/>
      <w:sz w:val="22"/>
      <w:szCs w:val="22"/>
    </w:rPr>
  </w:style>
  <w:style w:type="table" w:styleId="GridTable4">
    <w:name w:val="Grid Table 4"/>
    <w:basedOn w:val="TableNormal"/>
    <w:uiPriority w:val="49"/>
    <w:rsid w:val="004751D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Subject">
    <w:name w:val="annotation subject"/>
    <w:basedOn w:val="CommentText"/>
    <w:next w:val="CommentText"/>
    <w:link w:val="CommentSubjectChar"/>
    <w:uiPriority w:val="99"/>
    <w:semiHidden/>
    <w:unhideWhenUsed/>
    <w:rsid w:val="00EA450E"/>
    <w:rPr>
      <w:b/>
      <w:bCs/>
    </w:rPr>
  </w:style>
  <w:style w:type="character" w:customStyle="1" w:styleId="CommentSubjectChar">
    <w:name w:val="Comment Subject Char"/>
    <w:basedOn w:val="CommentTextChar"/>
    <w:link w:val="CommentSubject"/>
    <w:uiPriority w:val="99"/>
    <w:semiHidden/>
    <w:rsid w:val="00EA450E"/>
    <w:rPr>
      <w:b/>
      <w:bCs/>
      <w:sz w:val="20"/>
      <w:szCs w:val="20"/>
    </w:rPr>
  </w:style>
  <w:style w:type="paragraph" w:styleId="Revision">
    <w:name w:val="Revision"/>
    <w:hidden/>
    <w:uiPriority w:val="99"/>
    <w:semiHidden/>
    <w:rsid w:val="00EA450E"/>
    <w:pPr>
      <w:spacing w:after="0" w:line="240" w:lineRule="auto"/>
    </w:pPr>
  </w:style>
  <w:style w:type="table" w:styleId="GridTable1Light-Accent4">
    <w:name w:val="Grid Table 1 Light Accent 4"/>
    <w:basedOn w:val="TableNormal"/>
    <w:uiPriority w:val="46"/>
    <w:rsid w:val="004212CA"/>
    <w:pPr>
      <w:spacing w:after="0" w:line="240" w:lineRule="auto"/>
    </w:pPr>
    <w:rPr>
      <w:rFonts w:eastAsiaTheme="minorHAnsi"/>
      <w:lang w:eastAsia="en-US"/>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4212CA"/>
    <w:pPr>
      <w:spacing w:after="0" w:line="240" w:lineRule="auto"/>
    </w:pPr>
    <w:rPr>
      <w:rFonts w:eastAsia="Times New Roman" w:cs="Times New Roman"/>
      <w:sz w:val="20"/>
      <w:szCs w:val="20"/>
      <w:lang w:eastAsia="en-GB"/>
    </w:rPr>
  </w:style>
  <w:style w:type="character" w:customStyle="1" w:styleId="FootnoteTextChar">
    <w:name w:val="Footnote Text Char"/>
    <w:basedOn w:val="DefaultParagraphFont"/>
    <w:link w:val="FootnoteText"/>
    <w:uiPriority w:val="99"/>
    <w:semiHidden/>
    <w:rsid w:val="004212CA"/>
    <w:rPr>
      <w:rFonts w:ascii="Raleway" w:eastAsia="Times New Roman" w:hAnsi="Raleway" w:cs="Times New Roman"/>
      <w:sz w:val="20"/>
      <w:szCs w:val="20"/>
      <w:lang w:eastAsia="en-GB"/>
    </w:rPr>
  </w:style>
  <w:style w:type="character" w:styleId="FootnoteReference">
    <w:name w:val="footnote reference"/>
    <w:basedOn w:val="DefaultParagraphFont"/>
    <w:uiPriority w:val="99"/>
    <w:semiHidden/>
    <w:unhideWhenUsed/>
    <w:rsid w:val="004212CA"/>
    <w:rPr>
      <w:vertAlign w:val="superscript"/>
    </w:rPr>
  </w:style>
  <w:style w:type="character" w:styleId="Mention">
    <w:name w:val="Mention"/>
    <w:basedOn w:val="DefaultParagraphFont"/>
    <w:uiPriority w:val="99"/>
    <w:unhideWhenUsed/>
    <w:rsid w:val="008B675D"/>
    <w:rPr>
      <w:color w:val="2B579A"/>
      <w:shd w:val="clear" w:color="auto" w:fill="E1DFDD"/>
    </w:rPr>
  </w:style>
  <w:style w:type="character" w:customStyle="1" w:styleId="ql-cursor">
    <w:name w:val="ql-cursor"/>
    <w:basedOn w:val="DefaultParagraphFont"/>
    <w:rsid w:val="00B35B10"/>
  </w:style>
  <w:style w:type="character" w:styleId="Strong">
    <w:name w:val="Strong"/>
    <w:basedOn w:val="DefaultParagraphFont"/>
    <w:uiPriority w:val="22"/>
    <w:qFormat/>
    <w:rsid w:val="009E4931"/>
    <w:rPr>
      <w:b/>
      <w:bCs/>
    </w:rPr>
  </w:style>
  <w:style w:type="character" w:styleId="PlaceholderText">
    <w:name w:val="Placeholder Text"/>
    <w:basedOn w:val="DefaultParagraphFont"/>
    <w:uiPriority w:val="99"/>
    <w:semiHidden/>
    <w:rsid w:val="009B7901"/>
    <w:rPr>
      <w:color w:val="666666"/>
    </w:rPr>
  </w:style>
  <w:style w:type="paragraph" w:customStyle="1" w:styleId="paragraph">
    <w:name w:val="paragraph"/>
    <w:basedOn w:val="Normal"/>
    <w:rsid w:val="00601BE8"/>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601BE8"/>
  </w:style>
  <w:style w:type="character" w:customStyle="1" w:styleId="eop">
    <w:name w:val="eop"/>
    <w:basedOn w:val="DefaultParagraphFont"/>
    <w:rsid w:val="00601BE8"/>
  </w:style>
  <w:style w:type="paragraph" w:styleId="Closing">
    <w:name w:val="Closing"/>
    <w:basedOn w:val="NoSpacing"/>
    <w:link w:val="ClosingChar"/>
    <w:uiPriority w:val="5"/>
    <w:unhideWhenUsed/>
    <w:rsid w:val="005A54B3"/>
    <w:pPr>
      <w:spacing w:before="960" w:after="960"/>
      <w:ind w:right="2520"/>
    </w:pPr>
    <w:rPr>
      <w:rFonts w:ascii="Century Schoolbook" w:eastAsia="Century Schoolbook" w:hAnsi="Century Schoolbook" w:cs="Times New Roman"/>
      <w:color w:val="414751"/>
      <w:sz w:val="20"/>
      <w:szCs w:val="20"/>
      <w:lang w:eastAsia="zh-CN"/>
    </w:rPr>
  </w:style>
  <w:style w:type="character" w:customStyle="1" w:styleId="ClosingChar">
    <w:name w:val="Closing Char"/>
    <w:basedOn w:val="DefaultParagraphFont"/>
    <w:link w:val="Closing"/>
    <w:uiPriority w:val="5"/>
    <w:rsid w:val="005A54B3"/>
    <w:rPr>
      <w:rFonts w:ascii="Century Schoolbook" w:eastAsia="Century Schoolbook" w:hAnsi="Century Schoolbook" w:cs="Times New Roman"/>
      <w:color w:val="414751"/>
      <w:sz w:val="20"/>
      <w:szCs w:val="20"/>
      <w:lang w:eastAsia="zh-CN"/>
    </w:rPr>
  </w:style>
  <w:style w:type="paragraph" w:styleId="NoSpacing">
    <w:name w:val="No Spacing"/>
    <w:uiPriority w:val="1"/>
    <w:qFormat/>
    <w:rsid w:val="005A54B3"/>
    <w:pPr>
      <w:spacing w:after="0" w:line="240" w:lineRule="auto"/>
    </w:pPr>
  </w:style>
  <w:style w:type="table" w:styleId="ListTable3">
    <w:name w:val="List Table 3"/>
    <w:basedOn w:val="TableNormal"/>
    <w:uiPriority w:val="48"/>
    <w:rsid w:val="005A54B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Heading">
    <w:name w:val="TOC Heading"/>
    <w:basedOn w:val="Heading1"/>
    <w:next w:val="Normal"/>
    <w:uiPriority w:val="39"/>
    <w:unhideWhenUsed/>
    <w:qFormat/>
    <w:rsid w:val="003D7214"/>
    <w:pPr>
      <w:numPr>
        <w:numId w:val="0"/>
      </w:numPr>
      <w:spacing w:before="480" w:after="0" w:line="276" w:lineRule="auto"/>
      <w:outlineLvl w:val="9"/>
    </w:pPr>
    <w:rPr>
      <w:b/>
      <w:bCs/>
      <w:sz w:val="28"/>
      <w:szCs w:val="28"/>
      <w:lang w:eastAsia="en-US"/>
    </w:rPr>
  </w:style>
  <w:style w:type="paragraph" w:styleId="TOC3">
    <w:name w:val="toc 3"/>
    <w:basedOn w:val="Normal"/>
    <w:next w:val="Normal"/>
    <w:autoRedefine/>
    <w:uiPriority w:val="39"/>
    <w:semiHidden/>
    <w:unhideWhenUsed/>
    <w:rsid w:val="003D7214"/>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3D7214"/>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3D7214"/>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3D7214"/>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3D7214"/>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3D7214"/>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3D7214"/>
    <w:pPr>
      <w:spacing w:after="0"/>
      <w:ind w:left="1920"/>
    </w:pPr>
    <w:rPr>
      <w:rFonts w:asciiTheme="minorHAnsi" w:hAnsiTheme="minorHAnsi"/>
      <w:sz w:val="20"/>
      <w:szCs w:val="20"/>
    </w:rPr>
  </w:style>
  <w:style w:type="paragraph" w:customStyle="1" w:styleId="p1">
    <w:name w:val="p1"/>
    <w:basedOn w:val="Normal"/>
    <w:rsid w:val="00A973A7"/>
    <w:pPr>
      <w:spacing w:after="0" w:line="240" w:lineRule="auto"/>
    </w:pPr>
    <w:rPr>
      <w:rFonts w:ascii="Helvetica" w:eastAsia="Times New Roman" w:hAnsi="Helvetica" w:cs="Times New Roman"/>
      <w:color w:val="0F364E"/>
      <w:lang w:eastAsia="en-US"/>
    </w:rPr>
  </w:style>
  <w:style w:type="character" w:customStyle="1" w:styleId="s1">
    <w:name w:val="s1"/>
    <w:basedOn w:val="DefaultParagraphFont"/>
    <w:rsid w:val="00A973A7"/>
    <w:rPr>
      <w:rFonts w:ascii="Arial" w:hAnsi="Arial" w:cs="Arial" w:hint="defaul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1897">
      <w:bodyDiv w:val="1"/>
      <w:marLeft w:val="0"/>
      <w:marRight w:val="0"/>
      <w:marTop w:val="0"/>
      <w:marBottom w:val="0"/>
      <w:divBdr>
        <w:top w:val="none" w:sz="0" w:space="0" w:color="auto"/>
        <w:left w:val="none" w:sz="0" w:space="0" w:color="auto"/>
        <w:bottom w:val="none" w:sz="0" w:space="0" w:color="auto"/>
        <w:right w:val="none" w:sz="0" w:space="0" w:color="auto"/>
      </w:divBdr>
    </w:div>
    <w:div w:id="56636229">
      <w:bodyDiv w:val="1"/>
      <w:marLeft w:val="0"/>
      <w:marRight w:val="0"/>
      <w:marTop w:val="0"/>
      <w:marBottom w:val="0"/>
      <w:divBdr>
        <w:top w:val="none" w:sz="0" w:space="0" w:color="auto"/>
        <w:left w:val="none" w:sz="0" w:space="0" w:color="auto"/>
        <w:bottom w:val="none" w:sz="0" w:space="0" w:color="auto"/>
        <w:right w:val="none" w:sz="0" w:space="0" w:color="auto"/>
      </w:divBdr>
    </w:div>
    <w:div w:id="121653019">
      <w:bodyDiv w:val="1"/>
      <w:marLeft w:val="0"/>
      <w:marRight w:val="0"/>
      <w:marTop w:val="0"/>
      <w:marBottom w:val="0"/>
      <w:divBdr>
        <w:top w:val="none" w:sz="0" w:space="0" w:color="auto"/>
        <w:left w:val="none" w:sz="0" w:space="0" w:color="auto"/>
        <w:bottom w:val="none" w:sz="0" w:space="0" w:color="auto"/>
        <w:right w:val="none" w:sz="0" w:space="0" w:color="auto"/>
      </w:divBdr>
    </w:div>
    <w:div w:id="347607206">
      <w:bodyDiv w:val="1"/>
      <w:marLeft w:val="0"/>
      <w:marRight w:val="0"/>
      <w:marTop w:val="0"/>
      <w:marBottom w:val="0"/>
      <w:divBdr>
        <w:top w:val="none" w:sz="0" w:space="0" w:color="auto"/>
        <w:left w:val="none" w:sz="0" w:space="0" w:color="auto"/>
        <w:bottom w:val="none" w:sz="0" w:space="0" w:color="auto"/>
        <w:right w:val="none" w:sz="0" w:space="0" w:color="auto"/>
      </w:divBdr>
    </w:div>
    <w:div w:id="428044727">
      <w:bodyDiv w:val="1"/>
      <w:marLeft w:val="0"/>
      <w:marRight w:val="0"/>
      <w:marTop w:val="0"/>
      <w:marBottom w:val="0"/>
      <w:divBdr>
        <w:top w:val="none" w:sz="0" w:space="0" w:color="auto"/>
        <w:left w:val="none" w:sz="0" w:space="0" w:color="auto"/>
        <w:bottom w:val="none" w:sz="0" w:space="0" w:color="auto"/>
        <w:right w:val="none" w:sz="0" w:space="0" w:color="auto"/>
      </w:divBdr>
    </w:div>
    <w:div w:id="520818777">
      <w:bodyDiv w:val="1"/>
      <w:marLeft w:val="0"/>
      <w:marRight w:val="0"/>
      <w:marTop w:val="0"/>
      <w:marBottom w:val="0"/>
      <w:divBdr>
        <w:top w:val="none" w:sz="0" w:space="0" w:color="auto"/>
        <w:left w:val="none" w:sz="0" w:space="0" w:color="auto"/>
        <w:bottom w:val="none" w:sz="0" w:space="0" w:color="auto"/>
        <w:right w:val="none" w:sz="0" w:space="0" w:color="auto"/>
      </w:divBdr>
    </w:div>
    <w:div w:id="522672499">
      <w:bodyDiv w:val="1"/>
      <w:marLeft w:val="0"/>
      <w:marRight w:val="0"/>
      <w:marTop w:val="0"/>
      <w:marBottom w:val="0"/>
      <w:divBdr>
        <w:top w:val="none" w:sz="0" w:space="0" w:color="auto"/>
        <w:left w:val="none" w:sz="0" w:space="0" w:color="auto"/>
        <w:bottom w:val="none" w:sz="0" w:space="0" w:color="auto"/>
        <w:right w:val="none" w:sz="0" w:space="0" w:color="auto"/>
      </w:divBdr>
    </w:div>
    <w:div w:id="613826050">
      <w:bodyDiv w:val="1"/>
      <w:marLeft w:val="0"/>
      <w:marRight w:val="0"/>
      <w:marTop w:val="0"/>
      <w:marBottom w:val="0"/>
      <w:divBdr>
        <w:top w:val="none" w:sz="0" w:space="0" w:color="auto"/>
        <w:left w:val="none" w:sz="0" w:space="0" w:color="auto"/>
        <w:bottom w:val="none" w:sz="0" w:space="0" w:color="auto"/>
        <w:right w:val="none" w:sz="0" w:space="0" w:color="auto"/>
      </w:divBdr>
    </w:div>
    <w:div w:id="626551608">
      <w:bodyDiv w:val="1"/>
      <w:marLeft w:val="0"/>
      <w:marRight w:val="0"/>
      <w:marTop w:val="0"/>
      <w:marBottom w:val="0"/>
      <w:divBdr>
        <w:top w:val="none" w:sz="0" w:space="0" w:color="auto"/>
        <w:left w:val="none" w:sz="0" w:space="0" w:color="auto"/>
        <w:bottom w:val="none" w:sz="0" w:space="0" w:color="auto"/>
        <w:right w:val="none" w:sz="0" w:space="0" w:color="auto"/>
      </w:divBdr>
    </w:div>
    <w:div w:id="634260607">
      <w:bodyDiv w:val="1"/>
      <w:marLeft w:val="0"/>
      <w:marRight w:val="0"/>
      <w:marTop w:val="0"/>
      <w:marBottom w:val="0"/>
      <w:divBdr>
        <w:top w:val="none" w:sz="0" w:space="0" w:color="auto"/>
        <w:left w:val="none" w:sz="0" w:space="0" w:color="auto"/>
        <w:bottom w:val="none" w:sz="0" w:space="0" w:color="auto"/>
        <w:right w:val="none" w:sz="0" w:space="0" w:color="auto"/>
      </w:divBdr>
    </w:div>
    <w:div w:id="665400454">
      <w:bodyDiv w:val="1"/>
      <w:marLeft w:val="0"/>
      <w:marRight w:val="0"/>
      <w:marTop w:val="0"/>
      <w:marBottom w:val="0"/>
      <w:divBdr>
        <w:top w:val="none" w:sz="0" w:space="0" w:color="auto"/>
        <w:left w:val="none" w:sz="0" w:space="0" w:color="auto"/>
        <w:bottom w:val="none" w:sz="0" w:space="0" w:color="auto"/>
        <w:right w:val="none" w:sz="0" w:space="0" w:color="auto"/>
      </w:divBdr>
    </w:div>
    <w:div w:id="729234892">
      <w:bodyDiv w:val="1"/>
      <w:marLeft w:val="0"/>
      <w:marRight w:val="0"/>
      <w:marTop w:val="0"/>
      <w:marBottom w:val="0"/>
      <w:divBdr>
        <w:top w:val="none" w:sz="0" w:space="0" w:color="auto"/>
        <w:left w:val="none" w:sz="0" w:space="0" w:color="auto"/>
        <w:bottom w:val="none" w:sz="0" w:space="0" w:color="auto"/>
        <w:right w:val="none" w:sz="0" w:space="0" w:color="auto"/>
      </w:divBdr>
      <w:divsChild>
        <w:div w:id="1191532451">
          <w:marLeft w:val="0"/>
          <w:marRight w:val="0"/>
          <w:marTop w:val="0"/>
          <w:marBottom w:val="0"/>
          <w:divBdr>
            <w:top w:val="none" w:sz="0" w:space="0" w:color="auto"/>
            <w:left w:val="none" w:sz="0" w:space="0" w:color="auto"/>
            <w:bottom w:val="none" w:sz="0" w:space="0" w:color="auto"/>
            <w:right w:val="none" w:sz="0" w:space="0" w:color="auto"/>
          </w:divBdr>
        </w:div>
      </w:divsChild>
    </w:div>
    <w:div w:id="742415516">
      <w:bodyDiv w:val="1"/>
      <w:marLeft w:val="0"/>
      <w:marRight w:val="0"/>
      <w:marTop w:val="0"/>
      <w:marBottom w:val="0"/>
      <w:divBdr>
        <w:top w:val="none" w:sz="0" w:space="0" w:color="auto"/>
        <w:left w:val="none" w:sz="0" w:space="0" w:color="auto"/>
        <w:bottom w:val="none" w:sz="0" w:space="0" w:color="auto"/>
        <w:right w:val="none" w:sz="0" w:space="0" w:color="auto"/>
      </w:divBdr>
    </w:div>
    <w:div w:id="847907363">
      <w:bodyDiv w:val="1"/>
      <w:marLeft w:val="0"/>
      <w:marRight w:val="0"/>
      <w:marTop w:val="0"/>
      <w:marBottom w:val="0"/>
      <w:divBdr>
        <w:top w:val="none" w:sz="0" w:space="0" w:color="auto"/>
        <w:left w:val="none" w:sz="0" w:space="0" w:color="auto"/>
        <w:bottom w:val="none" w:sz="0" w:space="0" w:color="auto"/>
        <w:right w:val="none" w:sz="0" w:space="0" w:color="auto"/>
      </w:divBdr>
    </w:div>
    <w:div w:id="860514877">
      <w:bodyDiv w:val="1"/>
      <w:marLeft w:val="0"/>
      <w:marRight w:val="0"/>
      <w:marTop w:val="0"/>
      <w:marBottom w:val="0"/>
      <w:divBdr>
        <w:top w:val="none" w:sz="0" w:space="0" w:color="auto"/>
        <w:left w:val="none" w:sz="0" w:space="0" w:color="auto"/>
        <w:bottom w:val="none" w:sz="0" w:space="0" w:color="auto"/>
        <w:right w:val="none" w:sz="0" w:space="0" w:color="auto"/>
      </w:divBdr>
    </w:div>
    <w:div w:id="980383776">
      <w:bodyDiv w:val="1"/>
      <w:marLeft w:val="0"/>
      <w:marRight w:val="0"/>
      <w:marTop w:val="0"/>
      <w:marBottom w:val="0"/>
      <w:divBdr>
        <w:top w:val="none" w:sz="0" w:space="0" w:color="auto"/>
        <w:left w:val="none" w:sz="0" w:space="0" w:color="auto"/>
        <w:bottom w:val="none" w:sz="0" w:space="0" w:color="auto"/>
        <w:right w:val="none" w:sz="0" w:space="0" w:color="auto"/>
      </w:divBdr>
    </w:div>
    <w:div w:id="1299916625">
      <w:bodyDiv w:val="1"/>
      <w:marLeft w:val="0"/>
      <w:marRight w:val="0"/>
      <w:marTop w:val="0"/>
      <w:marBottom w:val="0"/>
      <w:divBdr>
        <w:top w:val="none" w:sz="0" w:space="0" w:color="auto"/>
        <w:left w:val="none" w:sz="0" w:space="0" w:color="auto"/>
        <w:bottom w:val="none" w:sz="0" w:space="0" w:color="auto"/>
        <w:right w:val="none" w:sz="0" w:space="0" w:color="auto"/>
      </w:divBdr>
    </w:div>
    <w:div w:id="1403871466">
      <w:bodyDiv w:val="1"/>
      <w:marLeft w:val="0"/>
      <w:marRight w:val="0"/>
      <w:marTop w:val="0"/>
      <w:marBottom w:val="0"/>
      <w:divBdr>
        <w:top w:val="none" w:sz="0" w:space="0" w:color="auto"/>
        <w:left w:val="none" w:sz="0" w:space="0" w:color="auto"/>
        <w:bottom w:val="none" w:sz="0" w:space="0" w:color="auto"/>
        <w:right w:val="none" w:sz="0" w:space="0" w:color="auto"/>
      </w:divBdr>
    </w:div>
    <w:div w:id="1409379755">
      <w:bodyDiv w:val="1"/>
      <w:marLeft w:val="0"/>
      <w:marRight w:val="0"/>
      <w:marTop w:val="0"/>
      <w:marBottom w:val="0"/>
      <w:divBdr>
        <w:top w:val="none" w:sz="0" w:space="0" w:color="auto"/>
        <w:left w:val="none" w:sz="0" w:space="0" w:color="auto"/>
        <w:bottom w:val="none" w:sz="0" w:space="0" w:color="auto"/>
        <w:right w:val="none" w:sz="0" w:space="0" w:color="auto"/>
      </w:divBdr>
    </w:div>
    <w:div w:id="1418012493">
      <w:bodyDiv w:val="1"/>
      <w:marLeft w:val="0"/>
      <w:marRight w:val="0"/>
      <w:marTop w:val="0"/>
      <w:marBottom w:val="0"/>
      <w:divBdr>
        <w:top w:val="none" w:sz="0" w:space="0" w:color="auto"/>
        <w:left w:val="none" w:sz="0" w:space="0" w:color="auto"/>
        <w:bottom w:val="none" w:sz="0" w:space="0" w:color="auto"/>
        <w:right w:val="none" w:sz="0" w:space="0" w:color="auto"/>
      </w:divBdr>
    </w:div>
    <w:div w:id="1535924499">
      <w:bodyDiv w:val="1"/>
      <w:marLeft w:val="0"/>
      <w:marRight w:val="0"/>
      <w:marTop w:val="0"/>
      <w:marBottom w:val="0"/>
      <w:divBdr>
        <w:top w:val="none" w:sz="0" w:space="0" w:color="auto"/>
        <w:left w:val="none" w:sz="0" w:space="0" w:color="auto"/>
        <w:bottom w:val="none" w:sz="0" w:space="0" w:color="auto"/>
        <w:right w:val="none" w:sz="0" w:space="0" w:color="auto"/>
      </w:divBdr>
    </w:div>
    <w:div w:id="1603876270">
      <w:bodyDiv w:val="1"/>
      <w:marLeft w:val="0"/>
      <w:marRight w:val="0"/>
      <w:marTop w:val="0"/>
      <w:marBottom w:val="0"/>
      <w:divBdr>
        <w:top w:val="none" w:sz="0" w:space="0" w:color="auto"/>
        <w:left w:val="none" w:sz="0" w:space="0" w:color="auto"/>
        <w:bottom w:val="none" w:sz="0" w:space="0" w:color="auto"/>
        <w:right w:val="none" w:sz="0" w:space="0" w:color="auto"/>
      </w:divBdr>
    </w:div>
    <w:div w:id="1708677835">
      <w:bodyDiv w:val="1"/>
      <w:marLeft w:val="0"/>
      <w:marRight w:val="0"/>
      <w:marTop w:val="0"/>
      <w:marBottom w:val="0"/>
      <w:divBdr>
        <w:top w:val="none" w:sz="0" w:space="0" w:color="auto"/>
        <w:left w:val="none" w:sz="0" w:space="0" w:color="auto"/>
        <w:bottom w:val="none" w:sz="0" w:space="0" w:color="auto"/>
        <w:right w:val="none" w:sz="0" w:space="0" w:color="auto"/>
      </w:divBdr>
    </w:div>
    <w:div w:id="1753313201">
      <w:bodyDiv w:val="1"/>
      <w:marLeft w:val="0"/>
      <w:marRight w:val="0"/>
      <w:marTop w:val="0"/>
      <w:marBottom w:val="0"/>
      <w:divBdr>
        <w:top w:val="none" w:sz="0" w:space="0" w:color="auto"/>
        <w:left w:val="none" w:sz="0" w:space="0" w:color="auto"/>
        <w:bottom w:val="none" w:sz="0" w:space="0" w:color="auto"/>
        <w:right w:val="none" w:sz="0" w:space="0" w:color="auto"/>
      </w:divBdr>
    </w:div>
    <w:div w:id="1788307154">
      <w:bodyDiv w:val="1"/>
      <w:marLeft w:val="0"/>
      <w:marRight w:val="0"/>
      <w:marTop w:val="0"/>
      <w:marBottom w:val="0"/>
      <w:divBdr>
        <w:top w:val="none" w:sz="0" w:space="0" w:color="auto"/>
        <w:left w:val="none" w:sz="0" w:space="0" w:color="auto"/>
        <w:bottom w:val="none" w:sz="0" w:space="0" w:color="auto"/>
        <w:right w:val="none" w:sz="0" w:space="0" w:color="auto"/>
      </w:divBdr>
    </w:div>
    <w:div w:id="1912812099">
      <w:bodyDiv w:val="1"/>
      <w:marLeft w:val="0"/>
      <w:marRight w:val="0"/>
      <w:marTop w:val="0"/>
      <w:marBottom w:val="0"/>
      <w:divBdr>
        <w:top w:val="none" w:sz="0" w:space="0" w:color="auto"/>
        <w:left w:val="none" w:sz="0" w:space="0" w:color="auto"/>
        <w:bottom w:val="none" w:sz="0" w:space="0" w:color="auto"/>
        <w:right w:val="none" w:sz="0" w:space="0" w:color="auto"/>
      </w:divBdr>
    </w:div>
    <w:div w:id="1927106835">
      <w:bodyDiv w:val="1"/>
      <w:marLeft w:val="0"/>
      <w:marRight w:val="0"/>
      <w:marTop w:val="0"/>
      <w:marBottom w:val="0"/>
      <w:divBdr>
        <w:top w:val="none" w:sz="0" w:space="0" w:color="auto"/>
        <w:left w:val="none" w:sz="0" w:space="0" w:color="auto"/>
        <w:bottom w:val="none" w:sz="0" w:space="0" w:color="auto"/>
        <w:right w:val="none" w:sz="0" w:space="0" w:color="auto"/>
      </w:divBdr>
    </w:div>
    <w:div w:id="1934387432">
      <w:bodyDiv w:val="1"/>
      <w:marLeft w:val="0"/>
      <w:marRight w:val="0"/>
      <w:marTop w:val="0"/>
      <w:marBottom w:val="0"/>
      <w:divBdr>
        <w:top w:val="none" w:sz="0" w:space="0" w:color="auto"/>
        <w:left w:val="none" w:sz="0" w:space="0" w:color="auto"/>
        <w:bottom w:val="none" w:sz="0" w:space="0" w:color="auto"/>
        <w:right w:val="none" w:sz="0" w:space="0" w:color="auto"/>
      </w:divBdr>
    </w:div>
    <w:div w:id="1974169930">
      <w:bodyDiv w:val="1"/>
      <w:marLeft w:val="0"/>
      <w:marRight w:val="0"/>
      <w:marTop w:val="0"/>
      <w:marBottom w:val="0"/>
      <w:divBdr>
        <w:top w:val="none" w:sz="0" w:space="0" w:color="auto"/>
        <w:left w:val="none" w:sz="0" w:space="0" w:color="auto"/>
        <w:bottom w:val="none" w:sz="0" w:space="0" w:color="auto"/>
        <w:right w:val="none" w:sz="0" w:space="0" w:color="auto"/>
      </w:divBdr>
      <w:divsChild>
        <w:div w:id="6296148">
          <w:marLeft w:val="0"/>
          <w:marRight w:val="0"/>
          <w:marTop w:val="0"/>
          <w:marBottom w:val="0"/>
          <w:divBdr>
            <w:top w:val="none" w:sz="0" w:space="0" w:color="auto"/>
            <w:left w:val="none" w:sz="0" w:space="0" w:color="auto"/>
            <w:bottom w:val="none" w:sz="0" w:space="0" w:color="auto"/>
            <w:right w:val="none" w:sz="0" w:space="0" w:color="auto"/>
          </w:divBdr>
        </w:div>
        <w:div w:id="14888880">
          <w:marLeft w:val="0"/>
          <w:marRight w:val="0"/>
          <w:marTop w:val="0"/>
          <w:marBottom w:val="0"/>
          <w:divBdr>
            <w:top w:val="none" w:sz="0" w:space="0" w:color="auto"/>
            <w:left w:val="none" w:sz="0" w:space="0" w:color="auto"/>
            <w:bottom w:val="none" w:sz="0" w:space="0" w:color="auto"/>
            <w:right w:val="none" w:sz="0" w:space="0" w:color="auto"/>
          </w:divBdr>
        </w:div>
        <w:div w:id="20668585">
          <w:marLeft w:val="0"/>
          <w:marRight w:val="0"/>
          <w:marTop w:val="0"/>
          <w:marBottom w:val="0"/>
          <w:divBdr>
            <w:top w:val="none" w:sz="0" w:space="0" w:color="auto"/>
            <w:left w:val="none" w:sz="0" w:space="0" w:color="auto"/>
            <w:bottom w:val="none" w:sz="0" w:space="0" w:color="auto"/>
            <w:right w:val="none" w:sz="0" w:space="0" w:color="auto"/>
          </w:divBdr>
        </w:div>
        <w:div w:id="31418459">
          <w:marLeft w:val="0"/>
          <w:marRight w:val="0"/>
          <w:marTop w:val="0"/>
          <w:marBottom w:val="0"/>
          <w:divBdr>
            <w:top w:val="none" w:sz="0" w:space="0" w:color="auto"/>
            <w:left w:val="none" w:sz="0" w:space="0" w:color="auto"/>
            <w:bottom w:val="none" w:sz="0" w:space="0" w:color="auto"/>
            <w:right w:val="none" w:sz="0" w:space="0" w:color="auto"/>
          </w:divBdr>
        </w:div>
        <w:div w:id="54670222">
          <w:marLeft w:val="0"/>
          <w:marRight w:val="0"/>
          <w:marTop w:val="0"/>
          <w:marBottom w:val="0"/>
          <w:divBdr>
            <w:top w:val="none" w:sz="0" w:space="0" w:color="auto"/>
            <w:left w:val="none" w:sz="0" w:space="0" w:color="auto"/>
            <w:bottom w:val="none" w:sz="0" w:space="0" w:color="auto"/>
            <w:right w:val="none" w:sz="0" w:space="0" w:color="auto"/>
          </w:divBdr>
        </w:div>
        <w:div w:id="57947262">
          <w:marLeft w:val="0"/>
          <w:marRight w:val="0"/>
          <w:marTop w:val="0"/>
          <w:marBottom w:val="0"/>
          <w:divBdr>
            <w:top w:val="none" w:sz="0" w:space="0" w:color="auto"/>
            <w:left w:val="none" w:sz="0" w:space="0" w:color="auto"/>
            <w:bottom w:val="none" w:sz="0" w:space="0" w:color="auto"/>
            <w:right w:val="none" w:sz="0" w:space="0" w:color="auto"/>
          </w:divBdr>
        </w:div>
        <w:div w:id="65760876">
          <w:marLeft w:val="0"/>
          <w:marRight w:val="0"/>
          <w:marTop w:val="0"/>
          <w:marBottom w:val="0"/>
          <w:divBdr>
            <w:top w:val="none" w:sz="0" w:space="0" w:color="auto"/>
            <w:left w:val="none" w:sz="0" w:space="0" w:color="auto"/>
            <w:bottom w:val="none" w:sz="0" w:space="0" w:color="auto"/>
            <w:right w:val="none" w:sz="0" w:space="0" w:color="auto"/>
          </w:divBdr>
        </w:div>
        <w:div w:id="80955974">
          <w:marLeft w:val="0"/>
          <w:marRight w:val="0"/>
          <w:marTop w:val="0"/>
          <w:marBottom w:val="0"/>
          <w:divBdr>
            <w:top w:val="none" w:sz="0" w:space="0" w:color="auto"/>
            <w:left w:val="none" w:sz="0" w:space="0" w:color="auto"/>
            <w:bottom w:val="none" w:sz="0" w:space="0" w:color="auto"/>
            <w:right w:val="none" w:sz="0" w:space="0" w:color="auto"/>
          </w:divBdr>
        </w:div>
        <w:div w:id="97218984">
          <w:marLeft w:val="0"/>
          <w:marRight w:val="0"/>
          <w:marTop w:val="0"/>
          <w:marBottom w:val="0"/>
          <w:divBdr>
            <w:top w:val="none" w:sz="0" w:space="0" w:color="auto"/>
            <w:left w:val="none" w:sz="0" w:space="0" w:color="auto"/>
            <w:bottom w:val="none" w:sz="0" w:space="0" w:color="auto"/>
            <w:right w:val="none" w:sz="0" w:space="0" w:color="auto"/>
          </w:divBdr>
        </w:div>
        <w:div w:id="104469822">
          <w:marLeft w:val="0"/>
          <w:marRight w:val="0"/>
          <w:marTop w:val="0"/>
          <w:marBottom w:val="0"/>
          <w:divBdr>
            <w:top w:val="none" w:sz="0" w:space="0" w:color="auto"/>
            <w:left w:val="none" w:sz="0" w:space="0" w:color="auto"/>
            <w:bottom w:val="none" w:sz="0" w:space="0" w:color="auto"/>
            <w:right w:val="none" w:sz="0" w:space="0" w:color="auto"/>
          </w:divBdr>
        </w:div>
        <w:div w:id="121504407">
          <w:marLeft w:val="0"/>
          <w:marRight w:val="0"/>
          <w:marTop w:val="0"/>
          <w:marBottom w:val="0"/>
          <w:divBdr>
            <w:top w:val="none" w:sz="0" w:space="0" w:color="auto"/>
            <w:left w:val="none" w:sz="0" w:space="0" w:color="auto"/>
            <w:bottom w:val="none" w:sz="0" w:space="0" w:color="auto"/>
            <w:right w:val="none" w:sz="0" w:space="0" w:color="auto"/>
          </w:divBdr>
        </w:div>
        <w:div w:id="126706658">
          <w:marLeft w:val="0"/>
          <w:marRight w:val="0"/>
          <w:marTop w:val="0"/>
          <w:marBottom w:val="0"/>
          <w:divBdr>
            <w:top w:val="none" w:sz="0" w:space="0" w:color="auto"/>
            <w:left w:val="none" w:sz="0" w:space="0" w:color="auto"/>
            <w:bottom w:val="none" w:sz="0" w:space="0" w:color="auto"/>
            <w:right w:val="none" w:sz="0" w:space="0" w:color="auto"/>
          </w:divBdr>
        </w:div>
        <w:div w:id="137891314">
          <w:marLeft w:val="0"/>
          <w:marRight w:val="0"/>
          <w:marTop w:val="0"/>
          <w:marBottom w:val="0"/>
          <w:divBdr>
            <w:top w:val="none" w:sz="0" w:space="0" w:color="auto"/>
            <w:left w:val="none" w:sz="0" w:space="0" w:color="auto"/>
            <w:bottom w:val="none" w:sz="0" w:space="0" w:color="auto"/>
            <w:right w:val="none" w:sz="0" w:space="0" w:color="auto"/>
          </w:divBdr>
        </w:div>
        <w:div w:id="147329717">
          <w:marLeft w:val="0"/>
          <w:marRight w:val="0"/>
          <w:marTop w:val="0"/>
          <w:marBottom w:val="0"/>
          <w:divBdr>
            <w:top w:val="none" w:sz="0" w:space="0" w:color="auto"/>
            <w:left w:val="none" w:sz="0" w:space="0" w:color="auto"/>
            <w:bottom w:val="none" w:sz="0" w:space="0" w:color="auto"/>
            <w:right w:val="none" w:sz="0" w:space="0" w:color="auto"/>
          </w:divBdr>
        </w:div>
        <w:div w:id="169567765">
          <w:marLeft w:val="0"/>
          <w:marRight w:val="0"/>
          <w:marTop w:val="0"/>
          <w:marBottom w:val="0"/>
          <w:divBdr>
            <w:top w:val="none" w:sz="0" w:space="0" w:color="auto"/>
            <w:left w:val="none" w:sz="0" w:space="0" w:color="auto"/>
            <w:bottom w:val="none" w:sz="0" w:space="0" w:color="auto"/>
            <w:right w:val="none" w:sz="0" w:space="0" w:color="auto"/>
          </w:divBdr>
        </w:div>
        <w:div w:id="182717443">
          <w:marLeft w:val="0"/>
          <w:marRight w:val="0"/>
          <w:marTop w:val="0"/>
          <w:marBottom w:val="0"/>
          <w:divBdr>
            <w:top w:val="none" w:sz="0" w:space="0" w:color="auto"/>
            <w:left w:val="none" w:sz="0" w:space="0" w:color="auto"/>
            <w:bottom w:val="none" w:sz="0" w:space="0" w:color="auto"/>
            <w:right w:val="none" w:sz="0" w:space="0" w:color="auto"/>
          </w:divBdr>
        </w:div>
        <w:div w:id="183836081">
          <w:marLeft w:val="0"/>
          <w:marRight w:val="0"/>
          <w:marTop w:val="0"/>
          <w:marBottom w:val="0"/>
          <w:divBdr>
            <w:top w:val="none" w:sz="0" w:space="0" w:color="auto"/>
            <w:left w:val="none" w:sz="0" w:space="0" w:color="auto"/>
            <w:bottom w:val="none" w:sz="0" w:space="0" w:color="auto"/>
            <w:right w:val="none" w:sz="0" w:space="0" w:color="auto"/>
          </w:divBdr>
        </w:div>
        <w:div w:id="194198696">
          <w:marLeft w:val="0"/>
          <w:marRight w:val="0"/>
          <w:marTop w:val="0"/>
          <w:marBottom w:val="0"/>
          <w:divBdr>
            <w:top w:val="none" w:sz="0" w:space="0" w:color="auto"/>
            <w:left w:val="none" w:sz="0" w:space="0" w:color="auto"/>
            <w:bottom w:val="none" w:sz="0" w:space="0" w:color="auto"/>
            <w:right w:val="none" w:sz="0" w:space="0" w:color="auto"/>
          </w:divBdr>
        </w:div>
        <w:div w:id="205531132">
          <w:marLeft w:val="0"/>
          <w:marRight w:val="0"/>
          <w:marTop w:val="0"/>
          <w:marBottom w:val="0"/>
          <w:divBdr>
            <w:top w:val="none" w:sz="0" w:space="0" w:color="auto"/>
            <w:left w:val="none" w:sz="0" w:space="0" w:color="auto"/>
            <w:bottom w:val="none" w:sz="0" w:space="0" w:color="auto"/>
            <w:right w:val="none" w:sz="0" w:space="0" w:color="auto"/>
          </w:divBdr>
        </w:div>
        <w:div w:id="222108980">
          <w:marLeft w:val="0"/>
          <w:marRight w:val="0"/>
          <w:marTop w:val="0"/>
          <w:marBottom w:val="0"/>
          <w:divBdr>
            <w:top w:val="none" w:sz="0" w:space="0" w:color="auto"/>
            <w:left w:val="none" w:sz="0" w:space="0" w:color="auto"/>
            <w:bottom w:val="none" w:sz="0" w:space="0" w:color="auto"/>
            <w:right w:val="none" w:sz="0" w:space="0" w:color="auto"/>
          </w:divBdr>
        </w:div>
        <w:div w:id="253170848">
          <w:marLeft w:val="0"/>
          <w:marRight w:val="0"/>
          <w:marTop w:val="0"/>
          <w:marBottom w:val="0"/>
          <w:divBdr>
            <w:top w:val="none" w:sz="0" w:space="0" w:color="auto"/>
            <w:left w:val="none" w:sz="0" w:space="0" w:color="auto"/>
            <w:bottom w:val="none" w:sz="0" w:space="0" w:color="auto"/>
            <w:right w:val="none" w:sz="0" w:space="0" w:color="auto"/>
          </w:divBdr>
        </w:div>
        <w:div w:id="266275573">
          <w:marLeft w:val="0"/>
          <w:marRight w:val="0"/>
          <w:marTop w:val="0"/>
          <w:marBottom w:val="0"/>
          <w:divBdr>
            <w:top w:val="none" w:sz="0" w:space="0" w:color="auto"/>
            <w:left w:val="none" w:sz="0" w:space="0" w:color="auto"/>
            <w:bottom w:val="none" w:sz="0" w:space="0" w:color="auto"/>
            <w:right w:val="none" w:sz="0" w:space="0" w:color="auto"/>
          </w:divBdr>
        </w:div>
        <w:div w:id="273446574">
          <w:marLeft w:val="0"/>
          <w:marRight w:val="0"/>
          <w:marTop w:val="0"/>
          <w:marBottom w:val="0"/>
          <w:divBdr>
            <w:top w:val="none" w:sz="0" w:space="0" w:color="auto"/>
            <w:left w:val="none" w:sz="0" w:space="0" w:color="auto"/>
            <w:bottom w:val="none" w:sz="0" w:space="0" w:color="auto"/>
            <w:right w:val="none" w:sz="0" w:space="0" w:color="auto"/>
          </w:divBdr>
        </w:div>
        <w:div w:id="275139046">
          <w:marLeft w:val="0"/>
          <w:marRight w:val="0"/>
          <w:marTop w:val="0"/>
          <w:marBottom w:val="0"/>
          <w:divBdr>
            <w:top w:val="none" w:sz="0" w:space="0" w:color="auto"/>
            <w:left w:val="none" w:sz="0" w:space="0" w:color="auto"/>
            <w:bottom w:val="none" w:sz="0" w:space="0" w:color="auto"/>
            <w:right w:val="none" w:sz="0" w:space="0" w:color="auto"/>
          </w:divBdr>
        </w:div>
        <w:div w:id="284118693">
          <w:marLeft w:val="0"/>
          <w:marRight w:val="0"/>
          <w:marTop w:val="0"/>
          <w:marBottom w:val="0"/>
          <w:divBdr>
            <w:top w:val="none" w:sz="0" w:space="0" w:color="auto"/>
            <w:left w:val="none" w:sz="0" w:space="0" w:color="auto"/>
            <w:bottom w:val="none" w:sz="0" w:space="0" w:color="auto"/>
            <w:right w:val="none" w:sz="0" w:space="0" w:color="auto"/>
          </w:divBdr>
        </w:div>
        <w:div w:id="309138163">
          <w:marLeft w:val="0"/>
          <w:marRight w:val="0"/>
          <w:marTop w:val="0"/>
          <w:marBottom w:val="0"/>
          <w:divBdr>
            <w:top w:val="none" w:sz="0" w:space="0" w:color="auto"/>
            <w:left w:val="none" w:sz="0" w:space="0" w:color="auto"/>
            <w:bottom w:val="none" w:sz="0" w:space="0" w:color="auto"/>
            <w:right w:val="none" w:sz="0" w:space="0" w:color="auto"/>
          </w:divBdr>
        </w:div>
        <w:div w:id="313726934">
          <w:marLeft w:val="0"/>
          <w:marRight w:val="0"/>
          <w:marTop w:val="0"/>
          <w:marBottom w:val="0"/>
          <w:divBdr>
            <w:top w:val="none" w:sz="0" w:space="0" w:color="auto"/>
            <w:left w:val="none" w:sz="0" w:space="0" w:color="auto"/>
            <w:bottom w:val="none" w:sz="0" w:space="0" w:color="auto"/>
            <w:right w:val="none" w:sz="0" w:space="0" w:color="auto"/>
          </w:divBdr>
        </w:div>
        <w:div w:id="314801269">
          <w:marLeft w:val="0"/>
          <w:marRight w:val="0"/>
          <w:marTop w:val="0"/>
          <w:marBottom w:val="0"/>
          <w:divBdr>
            <w:top w:val="none" w:sz="0" w:space="0" w:color="auto"/>
            <w:left w:val="none" w:sz="0" w:space="0" w:color="auto"/>
            <w:bottom w:val="none" w:sz="0" w:space="0" w:color="auto"/>
            <w:right w:val="none" w:sz="0" w:space="0" w:color="auto"/>
          </w:divBdr>
        </w:div>
        <w:div w:id="338196859">
          <w:marLeft w:val="0"/>
          <w:marRight w:val="0"/>
          <w:marTop w:val="0"/>
          <w:marBottom w:val="0"/>
          <w:divBdr>
            <w:top w:val="none" w:sz="0" w:space="0" w:color="auto"/>
            <w:left w:val="none" w:sz="0" w:space="0" w:color="auto"/>
            <w:bottom w:val="none" w:sz="0" w:space="0" w:color="auto"/>
            <w:right w:val="none" w:sz="0" w:space="0" w:color="auto"/>
          </w:divBdr>
        </w:div>
        <w:div w:id="349070868">
          <w:marLeft w:val="0"/>
          <w:marRight w:val="0"/>
          <w:marTop w:val="0"/>
          <w:marBottom w:val="0"/>
          <w:divBdr>
            <w:top w:val="none" w:sz="0" w:space="0" w:color="auto"/>
            <w:left w:val="none" w:sz="0" w:space="0" w:color="auto"/>
            <w:bottom w:val="none" w:sz="0" w:space="0" w:color="auto"/>
            <w:right w:val="none" w:sz="0" w:space="0" w:color="auto"/>
          </w:divBdr>
        </w:div>
        <w:div w:id="349527032">
          <w:marLeft w:val="0"/>
          <w:marRight w:val="0"/>
          <w:marTop w:val="0"/>
          <w:marBottom w:val="0"/>
          <w:divBdr>
            <w:top w:val="none" w:sz="0" w:space="0" w:color="auto"/>
            <w:left w:val="none" w:sz="0" w:space="0" w:color="auto"/>
            <w:bottom w:val="none" w:sz="0" w:space="0" w:color="auto"/>
            <w:right w:val="none" w:sz="0" w:space="0" w:color="auto"/>
          </w:divBdr>
        </w:div>
        <w:div w:id="362436483">
          <w:marLeft w:val="0"/>
          <w:marRight w:val="0"/>
          <w:marTop w:val="0"/>
          <w:marBottom w:val="0"/>
          <w:divBdr>
            <w:top w:val="none" w:sz="0" w:space="0" w:color="auto"/>
            <w:left w:val="none" w:sz="0" w:space="0" w:color="auto"/>
            <w:bottom w:val="none" w:sz="0" w:space="0" w:color="auto"/>
            <w:right w:val="none" w:sz="0" w:space="0" w:color="auto"/>
          </w:divBdr>
        </w:div>
        <w:div w:id="455876457">
          <w:marLeft w:val="0"/>
          <w:marRight w:val="0"/>
          <w:marTop w:val="0"/>
          <w:marBottom w:val="0"/>
          <w:divBdr>
            <w:top w:val="none" w:sz="0" w:space="0" w:color="auto"/>
            <w:left w:val="none" w:sz="0" w:space="0" w:color="auto"/>
            <w:bottom w:val="none" w:sz="0" w:space="0" w:color="auto"/>
            <w:right w:val="none" w:sz="0" w:space="0" w:color="auto"/>
          </w:divBdr>
        </w:div>
        <w:div w:id="479932150">
          <w:marLeft w:val="0"/>
          <w:marRight w:val="0"/>
          <w:marTop w:val="0"/>
          <w:marBottom w:val="0"/>
          <w:divBdr>
            <w:top w:val="none" w:sz="0" w:space="0" w:color="auto"/>
            <w:left w:val="none" w:sz="0" w:space="0" w:color="auto"/>
            <w:bottom w:val="none" w:sz="0" w:space="0" w:color="auto"/>
            <w:right w:val="none" w:sz="0" w:space="0" w:color="auto"/>
          </w:divBdr>
        </w:div>
        <w:div w:id="490373008">
          <w:marLeft w:val="0"/>
          <w:marRight w:val="0"/>
          <w:marTop w:val="0"/>
          <w:marBottom w:val="0"/>
          <w:divBdr>
            <w:top w:val="none" w:sz="0" w:space="0" w:color="auto"/>
            <w:left w:val="none" w:sz="0" w:space="0" w:color="auto"/>
            <w:bottom w:val="none" w:sz="0" w:space="0" w:color="auto"/>
            <w:right w:val="none" w:sz="0" w:space="0" w:color="auto"/>
          </w:divBdr>
        </w:div>
        <w:div w:id="509415805">
          <w:marLeft w:val="0"/>
          <w:marRight w:val="0"/>
          <w:marTop w:val="0"/>
          <w:marBottom w:val="0"/>
          <w:divBdr>
            <w:top w:val="none" w:sz="0" w:space="0" w:color="auto"/>
            <w:left w:val="none" w:sz="0" w:space="0" w:color="auto"/>
            <w:bottom w:val="none" w:sz="0" w:space="0" w:color="auto"/>
            <w:right w:val="none" w:sz="0" w:space="0" w:color="auto"/>
          </w:divBdr>
        </w:div>
        <w:div w:id="516162295">
          <w:marLeft w:val="0"/>
          <w:marRight w:val="0"/>
          <w:marTop w:val="0"/>
          <w:marBottom w:val="0"/>
          <w:divBdr>
            <w:top w:val="none" w:sz="0" w:space="0" w:color="auto"/>
            <w:left w:val="none" w:sz="0" w:space="0" w:color="auto"/>
            <w:bottom w:val="none" w:sz="0" w:space="0" w:color="auto"/>
            <w:right w:val="none" w:sz="0" w:space="0" w:color="auto"/>
          </w:divBdr>
        </w:div>
        <w:div w:id="539905850">
          <w:marLeft w:val="0"/>
          <w:marRight w:val="0"/>
          <w:marTop w:val="0"/>
          <w:marBottom w:val="0"/>
          <w:divBdr>
            <w:top w:val="none" w:sz="0" w:space="0" w:color="auto"/>
            <w:left w:val="none" w:sz="0" w:space="0" w:color="auto"/>
            <w:bottom w:val="none" w:sz="0" w:space="0" w:color="auto"/>
            <w:right w:val="none" w:sz="0" w:space="0" w:color="auto"/>
          </w:divBdr>
        </w:div>
        <w:div w:id="542401491">
          <w:marLeft w:val="0"/>
          <w:marRight w:val="0"/>
          <w:marTop w:val="0"/>
          <w:marBottom w:val="0"/>
          <w:divBdr>
            <w:top w:val="none" w:sz="0" w:space="0" w:color="auto"/>
            <w:left w:val="none" w:sz="0" w:space="0" w:color="auto"/>
            <w:bottom w:val="none" w:sz="0" w:space="0" w:color="auto"/>
            <w:right w:val="none" w:sz="0" w:space="0" w:color="auto"/>
          </w:divBdr>
        </w:div>
        <w:div w:id="580337493">
          <w:marLeft w:val="0"/>
          <w:marRight w:val="0"/>
          <w:marTop w:val="0"/>
          <w:marBottom w:val="0"/>
          <w:divBdr>
            <w:top w:val="none" w:sz="0" w:space="0" w:color="auto"/>
            <w:left w:val="none" w:sz="0" w:space="0" w:color="auto"/>
            <w:bottom w:val="none" w:sz="0" w:space="0" w:color="auto"/>
            <w:right w:val="none" w:sz="0" w:space="0" w:color="auto"/>
          </w:divBdr>
        </w:div>
        <w:div w:id="588319867">
          <w:marLeft w:val="0"/>
          <w:marRight w:val="0"/>
          <w:marTop w:val="0"/>
          <w:marBottom w:val="0"/>
          <w:divBdr>
            <w:top w:val="none" w:sz="0" w:space="0" w:color="auto"/>
            <w:left w:val="none" w:sz="0" w:space="0" w:color="auto"/>
            <w:bottom w:val="none" w:sz="0" w:space="0" w:color="auto"/>
            <w:right w:val="none" w:sz="0" w:space="0" w:color="auto"/>
          </w:divBdr>
        </w:div>
        <w:div w:id="591427746">
          <w:marLeft w:val="0"/>
          <w:marRight w:val="0"/>
          <w:marTop w:val="0"/>
          <w:marBottom w:val="0"/>
          <w:divBdr>
            <w:top w:val="none" w:sz="0" w:space="0" w:color="auto"/>
            <w:left w:val="none" w:sz="0" w:space="0" w:color="auto"/>
            <w:bottom w:val="none" w:sz="0" w:space="0" w:color="auto"/>
            <w:right w:val="none" w:sz="0" w:space="0" w:color="auto"/>
          </w:divBdr>
        </w:div>
        <w:div w:id="596987546">
          <w:marLeft w:val="0"/>
          <w:marRight w:val="0"/>
          <w:marTop w:val="0"/>
          <w:marBottom w:val="0"/>
          <w:divBdr>
            <w:top w:val="none" w:sz="0" w:space="0" w:color="auto"/>
            <w:left w:val="none" w:sz="0" w:space="0" w:color="auto"/>
            <w:bottom w:val="none" w:sz="0" w:space="0" w:color="auto"/>
            <w:right w:val="none" w:sz="0" w:space="0" w:color="auto"/>
          </w:divBdr>
        </w:div>
        <w:div w:id="601306923">
          <w:marLeft w:val="0"/>
          <w:marRight w:val="0"/>
          <w:marTop w:val="0"/>
          <w:marBottom w:val="0"/>
          <w:divBdr>
            <w:top w:val="none" w:sz="0" w:space="0" w:color="auto"/>
            <w:left w:val="none" w:sz="0" w:space="0" w:color="auto"/>
            <w:bottom w:val="none" w:sz="0" w:space="0" w:color="auto"/>
            <w:right w:val="none" w:sz="0" w:space="0" w:color="auto"/>
          </w:divBdr>
        </w:div>
        <w:div w:id="627395848">
          <w:marLeft w:val="0"/>
          <w:marRight w:val="0"/>
          <w:marTop w:val="0"/>
          <w:marBottom w:val="0"/>
          <w:divBdr>
            <w:top w:val="none" w:sz="0" w:space="0" w:color="auto"/>
            <w:left w:val="none" w:sz="0" w:space="0" w:color="auto"/>
            <w:bottom w:val="none" w:sz="0" w:space="0" w:color="auto"/>
            <w:right w:val="none" w:sz="0" w:space="0" w:color="auto"/>
          </w:divBdr>
        </w:div>
        <w:div w:id="630134856">
          <w:marLeft w:val="0"/>
          <w:marRight w:val="0"/>
          <w:marTop w:val="0"/>
          <w:marBottom w:val="0"/>
          <w:divBdr>
            <w:top w:val="none" w:sz="0" w:space="0" w:color="auto"/>
            <w:left w:val="none" w:sz="0" w:space="0" w:color="auto"/>
            <w:bottom w:val="none" w:sz="0" w:space="0" w:color="auto"/>
            <w:right w:val="none" w:sz="0" w:space="0" w:color="auto"/>
          </w:divBdr>
        </w:div>
        <w:div w:id="670644120">
          <w:marLeft w:val="0"/>
          <w:marRight w:val="0"/>
          <w:marTop w:val="0"/>
          <w:marBottom w:val="0"/>
          <w:divBdr>
            <w:top w:val="none" w:sz="0" w:space="0" w:color="auto"/>
            <w:left w:val="none" w:sz="0" w:space="0" w:color="auto"/>
            <w:bottom w:val="none" w:sz="0" w:space="0" w:color="auto"/>
            <w:right w:val="none" w:sz="0" w:space="0" w:color="auto"/>
          </w:divBdr>
        </w:div>
        <w:div w:id="696661846">
          <w:marLeft w:val="0"/>
          <w:marRight w:val="0"/>
          <w:marTop w:val="0"/>
          <w:marBottom w:val="0"/>
          <w:divBdr>
            <w:top w:val="none" w:sz="0" w:space="0" w:color="auto"/>
            <w:left w:val="none" w:sz="0" w:space="0" w:color="auto"/>
            <w:bottom w:val="none" w:sz="0" w:space="0" w:color="auto"/>
            <w:right w:val="none" w:sz="0" w:space="0" w:color="auto"/>
          </w:divBdr>
        </w:div>
        <w:div w:id="724380156">
          <w:marLeft w:val="0"/>
          <w:marRight w:val="0"/>
          <w:marTop w:val="0"/>
          <w:marBottom w:val="0"/>
          <w:divBdr>
            <w:top w:val="none" w:sz="0" w:space="0" w:color="auto"/>
            <w:left w:val="none" w:sz="0" w:space="0" w:color="auto"/>
            <w:bottom w:val="none" w:sz="0" w:space="0" w:color="auto"/>
            <w:right w:val="none" w:sz="0" w:space="0" w:color="auto"/>
          </w:divBdr>
        </w:div>
        <w:div w:id="728724946">
          <w:marLeft w:val="0"/>
          <w:marRight w:val="0"/>
          <w:marTop w:val="0"/>
          <w:marBottom w:val="0"/>
          <w:divBdr>
            <w:top w:val="none" w:sz="0" w:space="0" w:color="auto"/>
            <w:left w:val="none" w:sz="0" w:space="0" w:color="auto"/>
            <w:bottom w:val="none" w:sz="0" w:space="0" w:color="auto"/>
            <w:right w:val="none" w:sz="0" w:space="0" w:color="auto"/>
          </w:divBdr>
        </w:div>
        <w:div w:id="738985408">
          <w:marLeft w:val="0"/>
          <w:marRight w:val="0"/>
          <w:marTop w:val="0"/>
          <w:marBottom w:val="0"/>
          <w:divBdr>
            <w:top w:val="none" w:sz="0" w:space="0" w:color="auto"/>
            <w:left w:val="none" w:sz="0" w:space="0" w:color="auto"/>
            <w:bottom w:val="none" w:sz="0" w:space="0" w:color="auto"/>
            <w:right w:val="none" w:sz="0" w:space="0" w:color="auto"/>
          </w:divBdr>
        </w:div>
        <w:div w:id="758914074">
          <w:marLeft w:val="0"/>
          <w:marRight w:val="0"/>
          <w:marTop w:val="0"/>
          <w:marBottom w:val="0"/>
          <w:divBdr>
            <w:top w:val="none" w:sz="0" w:space="0" w:color="auto"/>
            <w:left w:val="none" w:sz="0" w:space="0" w:color="auto"/>
            <w:bottom w:val="none" w:sz="0" w:space="0" w:color="auto"/>
            <w:right w:val="none" w:sz="0" w:space="0" w:color="auto"/>
          </w:divBdr>
        </w:div>
        <w:div w:id="765657505">
          <w:marLeft w:val="0"/>
          <w:marRight w:val="0"/>
          <w:marTop w:val="0"/>
          <w:marBottom w:val="0"/>
          <w:divBdr>
            <w:top w:val="none" w:sz="0" w:space="0" w:color="auto"/>
            <w:left w:val="none" w:sz="0" w:space="0" w:color="auto"/>
            <w:bottom w:val="none" w:sz="0" w:space="0" w:color="auto"/>
            <w:right w:val="none" w:sz="0" w:space="0" w:color="auto"/>
          </w:divBdr>
        </w:div>
        <w:div w:id="771628799">
          <w:marLeft w:val="0"/>
          <w:marRight w:val="0"/>
          <w:marTop w:val="0"/>
          <w:marBottom w:val="0"/>
          <w:divBdr>
            <w:top w:val="none" w:sz="0" w:space="0" w:color="auto"/>
            <w:left w:val="none" w:sz="0" w:space="0" w:color="auto"/>
            <w:bottom w:val="none" w:sz="0" w:space="0" w:color="auto"/>
            <w:right w:val="none" w:sz="0" w:space="0" w:color="auto"/>
          </w:divBdr>
        </w:div>
        <w:div w:id="773674871">
          <w:marLeft w:val="0"/>
          <w:marRight w:val="0"/>
          <w:marTop w:val="0"/>
          <w:marBottom w:val="0"/>
          <w:divBdr>
            <w:top w:val="none" w:sz="0" w:space="0" w:color="auto"/>
            <w:left w:val="none" w:sz="0" w:space="0" w:color="auto"/>
            <w:bottom w:val="none" w:sz="0" w:space="0" w:color="auto"/>
            <w:right w:val="none" w:sz="0" w:space="0" w:color="auto"/>
          </w:divBdr>
        </w:div>
        <w:div w:id="806120989">
          <w:marLeft w:val="0"/>
          <w:marRight w:val="0"/>
          <w:marTop w:val="0"/>
          <w:marBottom w:val="0"/>
          <w:divBdr>
            <w:top w:val="none" w:sz="0" w:space="0" w:color="auto"/>
            <w:left w:val="none" w:sz="0" w:space="0" w:color="auto"/>
            <w:bottom w:val="none" w:sz="0" w:space="0" w:color="auto"/>
            <w:right w:val="none" w:sz="0" w:space="0" w:color="auto"/>
          </w:divBdr>
        </w:div>
        <w:div w:id="816724184">
          <w:marLeft w:val="0"/>
          <w:marRight w:val="0"/>
          <w:marTop w:val="0"/>
          <w:marBottom w:val="0"/>
          <w:divBdr>
            <w:top w:val="none" w:sz="0" w:space="0" w:color="auto"/>
            <w:left w:val="none" w:sz="0" w:space="0" w:color="auto"/>
            <w:bottom w:val="none" w:sz="0" w:space="0" w:color="auto"/>
            <w:right w:val="none" w:sz="0" w:space="0" w:color="auto"/>
          </w:divBdr>
        </w:div>
        <w:div w:id="819539453">
          <w:marLeft w:val="0"/>
          <w:marRight w:val="0"/>
          <w:marTop w:val="0"/>
          <w:marBottom w:val="0"/>
          <w:divBdr>
            <w:top w:val="none" w:sz="0" w:space="0" w:color="auto"/>
            <w:left w:val="none" w:sz="0" w:space="0" w:color="auto"/>
            <w:bottom w:val="none" w:sz="0" w:space="0" w:color="auto"/>
            <w:right w:val="none" w:sz="0" w:space="0" w:color="auto"/>
          </w:divBdr>
        </w:div>
        <w:div w:id="819809219">
          <w:marLeft w:val="0"/>
          <w:marRight w:val="0"/>
          <w:marTop w:val="0"/>
          <w:marBottom w:val="0"/>
          <w:divBdr>
            <w:top w:val="none" w:sz="0" w:space="0" w:color="auto"/>
            <w:left w:val="none" w:sz="0" w:space="0" w:color="auto"/>
            <w:bottom w:val="none" w:sz="0" w:space="0" w:color="auto"/>
            <w:right w:val="none" w:sz="0" w:space="0" w:color="auto"/>
          </w:divBdr>
        </w:div>
        <w:div w:id="826366109">
          <w:marLeft w:val="0"/>
          <w:marRight w:val="0"/>
          <w:marTop w:val="0"/>
          <w:marBottom w:val="0"/>
          <w:divBdr>
            <w:top w:val="none" w:sz="0" w:space="0" w:color="auto"/>
            <w:left w:val="none" w:sz="0" w:space="0" w:color="auto"/>
            <w:bottom w:val="none" w:sz="0" w:space="0" w:color="auto"/>
            <w:right w:val="none" w:sz="0" w:space="0" w:color="auto"/>
          </w:divBdr>
        </w:div>
        <w:div w:id="826677269">
          <w:marLeft w:val="0"/>
          <w:marRight w:val="0"/>
          <w:marTop w:val="0"/>
          <w:marBottom w:val="0"/>
          <w:divBdr>
            <w:top w:val="none" w:sz="0" w:space="0" w:color="auto"/>
            <w:left w:val="none" w:sz="0" w:space="0" w:color="auto"/>
            <w:bottom w:val="none" w:sz="0" w:space="0" w:color="auto"/>
            <w:right w:val="none" w:sz="0" w:space="0" w:color="auto"/>
          </w:divBdr>
        </w:div>
        <w:div w:id="831069614">
          <w:marLeft w:val="0"/>
          <w:marRight w:val="0"/>
          <w:marTop w:val="0"/>
          <w:marBottom w:val="0"/>
          <w:divBdr>
            <w:top w:val="none" w:sz="0" w:space="0" w:color="auto"/>
            <w:left w:val="none" w:sz="0" w:space="0" w:color="auto"/>
            <w:bottom w:val="none" w:sz="0" w:space="0" w:color="auto"/>
            <w:right w:val="none" w:sz="0" w:space="0" w:color="auto"/>
          </w:divBdr>
        </w:div>
        <w:div w:id="836968463">
          <w:marLeft w:val="0"/>
          <w:marRight w:val="0"/>
          <w:marTop w:val="0"/>
          <w:marBottom w:val="0"/>
          <w:divBdr>
            <w:top w:val="none" w:sz="0" w:space="0" w:color="auto"/>
            <w:left w:val="none" w:sz="0" w:space="0" w:color="auto"/>
            <w:bottom w:val="none" w:sz="0" w:space="0" w:color="auto"/>
            <w:right w:val="none" w:sz="0" w:space="0" w:color="auto"/>
          </w:divBdr>
        </w:div>
        <w:div w:id="841044392">
          <w:marLeft w:val="0"/>
          <w:marRight w:val="0"/>
          <w:marTop w:val="0"/>
          <w:marBottom w:val="0"/>
          <w:divBdr>
            <w:top w:val="none" w:sz="0" w:space="0" w:color="auto"/>
            <w:left w:val="none" w:sz="0" w:space="0" w:color="auto"/>
            <w:bottom w:val="none" w:sz="0" w:space="0" w:color="auto"/>
            <w:right w:val="none" w:sz="0" w:space="0" w:color="auto"/>
          </w:divBdr>
        </w:div>
        <w:div w:id="842093102">
          <w:marLeft w:val="0"/>
          <w:marRight w:val="0"/>
          <w:marTop w:val="0"/>
          <w:marBottom w:val="0"/>
          <w:divBdr>
            <w:top w:val="none" w:sz="0" w:space="0" w:color="auto"/>
            <w:left w:val="none" w:sz="0" w:space="0" w:color="auto"/>
            <w:bottom w:val="none" w:sz="0" w:space="0" w:color="auto"/>
            <w:right w:val="none" w:sz="0" w:space="0" w:color="auto"/>
          </w:divBdr>
        </w:div>
        <w:div w:id="860969222">
          <w:marLeft w:val="0"/>
          <w:marRight w:val="0"/>
          <w:marTop w:val="0"/>
          <w:marBottom w:val="0"/>
          <w:divBdr>
            <w:top w:val="none" w:sz="0" w:space="0" w:color="auto"/>
            <w:left w:val="none" w:sz="0" w:space="0" w:color="auto"/>
            <w:bottom w:val="none" w:sz="0" w:space="0" w:color="auto"/>
            <w:right w:val="none" w:sz="0" w:space="0" w:color="auto"/>
          </w:divBdr>
        </w:div>
        <w:div w:id="865099212">
          <w:marLeft w:val="0"/>
          <w:marRight w:val="0"/>
          <w:marTop w:val="0"/>
          <w:marBottom w:val="0"/>
          <w:divBdr>
            <w:top w:val="none" w:sz="0" w:space="0" w:color="auto"/>
            <w:left w:val="none" w:sz="0" w:space="0" w:color="auto"/>
            <w:bottom w:val="none" w:sz="0" w:space="0" w:color="auto"/>
            <w:right w:val="none" w:sz="0" w:space="0" w:color="auto"/>
          </w:divBdr>
        </w:div>
        <w:div w:id="887454902">
          <w:marLeft w:val="0"/>
          <w:marRight w:val="0"/>
          <w:marTop w:val="0"/>
          <w:marBottom w:val="0"/>
          <w:divBdr>
            <w:top w:val="none" w:sz="0" w:space="0" w:color="auto"/>
            <w:left w:val="none" w:sz="0" w:space="0" w:color="auto"/>
            <w:bottom w:val="none" w:sz="0" w:space="0" w:color="auto"/>
            <w:right w:val="none" w:sz="0" w:space="0" w:color="auto"/>
          </w:divBdr>
        </w:div>
        <w:div w:id="915238522">
          <w:marLeft w:val="0"/>
          <w:marRight w:val="0"/>
          <w:marTop w:val="0"/>
          <w:marBottom w:val="0"/>
          <w:divBdr>
            <w:top w:val="none" w:sz="0" w:space="0" w:color="auto"/>
            <w:left w:val="none" w:sz="0" w:space="0" w:color="auto"/>
            <w:bottom w:val="none" w:sz="0" w:space="0" w:color="auto"/>
            <w:right w:val="none" w:sz="0" w:space="0" w:color="auto"/>
          </w:divBdr>
        </w:div>
        <w:div w:id="916283315">
          <w:marLeft w:val="0"/>
          <w:marRight w:val="0"/>
          <w:marTop w:val="0"/>
          <w:marBottom w:val="0"/>
          <w:divBdr>
            <w:top w:val="none" w:sz="0" w:space="0" w:color="auto"/>
            <w:left w:val="none" w:sz="0" w:space="0" w:color="auto"/>
            <w:bottom w:val="none" w:sz="0" w:space="0" w:color="auto"/>
            <w:right w:val="none" w:sz="0" w:space="0" w:color="auto"/>
          </w:divBdr>
        </w:div>
        <w:div w:id="932589106">
          <w:marLeft w:val="0"/>
          <w:marRight w:val="0"/>
          <w:marTop w:val="0"/>
          <w:marBottom w:val="0"/>
          <w:divBdr>
            <w:top w:val="none" w:sz="0" w:space="0" w:color="auto"/>
            <w:left w:val="none" w:sz="0" w:space="0" w:color="auto"/>
            <w:bottom w:val="none" w:sz="0" w:space="0" w:color="auto"/>
            <w:right w:val="none" w:sz="0" w:space="0" w:color="auto"/>
          </w:divBdr>
        </w:div>
        <w:div w:id="938097622">
          <w:marLeft w:val="0"/>
          <w:marRight w:val="0"/>
          <w:marTop w:val="0"/>
          <w:marBottom w:val="0"/>
          <w:divBdr>
            <w:top w:val="none" w:sz="0" w:space="0" w:color="auto"/>
            <w:left w:val="none" w:sz="0" w:space="0" w:color="auto"/>
            <w:bottom w:val="none" w:sz="0" w:space="0" w:color="auto"/>
            <w:right w:val="none" w:sz="0" w:space="0" w:color="auto"/>
          </w:divBdr>
        </w:div>
        <w:div w:id="948506184">
          <w:marLeft w:val="0"/>
          <w:marRight w:val="0"/>
          <w:marTop w:val="0"/>
          <w:marBottom w:val="0"/>
          <w:divBdr>
            <w:top w:val="none" w:sz="0" w:space="0" w:color="auto"/>
            <w:left w:val="none" w:sz="0" w:space="0" w:color="auto"/>
            <w:bottom w:val="none" w:sz="0" w:space="0" w:color="auto"/>
            <w:right w:val="none" w:sz="0" w:space="0" w:color="auto"/>
          </w:divBdr>
        </w:div>
        <w:div w:id="955984718">
          <w:marLeft w:val="0"/>
          <w:marRight w:val="0"/>
          <w:marTop w:val="0"/>
          <w:marBottom w:val="0"/>
          <w:divBdr>
            <w:top w:val="none" w:sz="0" w:space="0" w:color="auto"/>
            <w:left w:val="none" w:sz="0" w:space="0" w:color="auto"/>
            <w:bottom w:val="none" w:sz="0" w:space="0" w:color="auto"/>
            <w:right w:val="none" w:sz="0" w:space="0" w:color="auto"/>
          </w:divBdr>
        </w:div>
        <w:div w:id="956060093">
          <w:marLeft w:val="0"/>
          <w:marRight w:val="0"/>
          <w:marTop w:val="0"/>
          <w:marBottom w:val="0"/>
          <w:divBdr>
            <w:top w:val="none" w:sz="0" w:space="0" w:color="auto"/>
            <w:left w:val="none" w:sz="0" w:space="0" w:color="auto"/>
            <w:bottom w:val="none" w:sz="0" w:space="0" w:color="auto"/>
            <w:right w:val="none" w:sz="0" w:space="0" w:color="auto"/>
          </w:divBdr>
        </w:div>
        <w:div w:id="959996056">
          <w:marLeft w:val="0"/>
          <w:marRight w:val="0"/>
          <w:marTop w:val="0"/>
          <w:marBottom w:val="0"/>
          <w:divBdr>
            <w:top w:val="none" w:sz="0" w:space="0" w:color="auto"/>
            <w:left w:val="none" w:sz="0" w:space="0" w:color="auto"/>
            <w:bottom w:val="none" w:sz="0" w:space="0" w:color="auto"/>
            <w:right w:val="none" w:sz="0" w:space="0" w:color="auto"/>
          </w:divBdr>
        </w:div>
        <w:div w:id="964115158">
          <w:marLeft w:val="0"/>
          <w:marRight w:val="0"/>
          <w:marTop w:val="0"/>
          <w:marBottom w:val="0"/>
          <w:divBdr>
            <w:top w:val="none" w:sz="0" w:space="0" w:color="auto"/>
            <w:left w:val="none" w:sz="0" w:space="0" w:color="auto"/>
            <w:bottom w:val="none" w:sz="0" w:space="0" w:color="auto"/>
            <w:right w:val="none" w:sz="0" w:space="0" w:color="auto"/>
          </w:divBdr>
        </w:div>
        <w:div w:id="1012607500">
          <w:marLeft w:val="0"/>
          <w:marRight w:val="0"/>
          <w:marTop w:val="0"/>
          <w:marBottom w:val="0"/>
          <w:divBdr>
            <w:top w:val="none" w:sz="0" w:space="0" w:color="auto"/>
            <w:left w:val="none" w:sz="0" w:space="0" w:color="auto"/>
            <w:bottom w:val="none" w:sz="0" w:space="0" w:color="auto"/>
            <w:right w:val="none" w:sz="0" w:space="0" w:color="auto"/>
          </w:divBdr>
        </w:div>
        <w:div w:id="1017385882">
          <w:marLeft w:val="0"/>
          <w:marRight w:val="0"/>
          <w:marTop w:val="0"/>
          <w:marBottom w:val="0"/>
          <w:divBdr>
            <w:top w:val="none" w:sz="0" w:space="0" w:color="auto"/>
            <w:left w:val="none" w:sz="0" w:space="0" w:color="auto"/>
            <w:bottom w:val="none" w:sz="0" w:space="0" w:color="auto"/>
            <w:right w:val="none" w:sz="0" w:space="0" w:color="auto"/>
          </w:divBdr>
        </w:div>
        <w:div w:id="1032993932">
          <w:marLeft w:val="0"/>
          <w:marRight w:val="0"/>
          <w:marTop w:val="0"/>
          <w:marBottom w:val="0"/>
          <w:divBdr>
            <w:top w:val="none" w:sz="0" w:space="0" w:color="auto"/>
            <w:left w:val="none" w:sz="0" w:space="0" w:color="auto"/>
            <w:bottom w:val="none" w:sz="0" w:space="0" w:color="auto"/>
            <w:right w:val="none" w:sz="0" w:space="0" w:color="auto"/>
          </w:divBdr>
        </w:div>
        <w:div w:id="1034110143">
          <w:marLeft w:val="0"/>
          <w:marRight w:val="0"/>
          <w:marTop w:val="0"/>
          <w:marBottom w:val="0"/>
          <w:divBdr>
            <w:top w:val="none" w:sz="0" w:space="0" w:color="auto"/>
            <w:left w:val="none" w:sz="0" w:space="0" w:color="auto"/>
            <w:bottom w:val="none" w:sz="0" w:space="0" w:color="auto"/>
            <w:right w:val="none" w:sz="0" w:space="0" w:color="auto"/>
          </w:divBdr>
        </w:div>
        <w:div w:id="1038580688">
          <w:marLeft w:val="0"/>
          <w:marRight w:val="0"/>
          <w:marTop w:val="0"/>
          <w:marBottom w:val="0"/>
          <w:divBdr>
            <w:top w:val="none" w:sz="0" w:space="0" w:color="auto"/>
            <w:left w:val="none" w:sz="0" w:space="0" w:color="auto"/>
            <w:bottom w:val="none" w:sz="0" w:space="0" w:color="auto"/>
            <w:right w:val="none" w:sz="0" w:space="0" w:color="auto"/>
          </w:divBdr>
        </w:div>
        <w:div w:id="1044019258">
          <w:marLeft w:val="0"/>
          <w:marRight w:val="0"/>
          <w:marTop w:val="0"/>
          <w:marBottom w:val="0"/>
          <w:divBdr>
            <w:top w:val="none" w:sz="0" w:space="0" w:color="auto"/>
            <w:left w:val="none" w:sz="0" w:space="0" w:color="auto"/>
            <w:bottom w:val="none" w:sz="0" w:space="0" w:color="auto"/>
            <w:right w:val="none" w:sz="0" w:space="0" w:color="auto"/>
          </w:divBdr>
        </w:div>
        <w:div w:id="1056391688">
          <w:marLeft w:val="0"/>
          <w:marRight w:val="0"/>
          <w:marTop w:val="0"/>
          <w:marBottom w:val="0"/>
          <w:divBdr>
            <w:top w:val="none" w:sz="0" w:space="0" w:color="auto"/>
            <w:left w:val="none" w:sz="0" w:space="0" w:color="auto"/>
            <w:bottom w:val="none" w:sz="0" w:space="0" w:color="auto"/>
            <w:right w:val="none" w:sz="0" w:space="0" w:color="auto"/>
          </w:divBdr>
        </w:div>
        <w:div w:id="1058213295">
          <w:marLeft w:val="0"/>
          <w:marRight w:val="0"/>
          <w:marTop w:val="0"/>
          <w:marBottom w:val="0"/>
          <w:divBdr>
            <w:top w:val="none" w:sz="0" w:space="0" w:color="auto"/>
            <w:left w:val="none" w:sz="0" w:space="0" w:color="auto"/>
            <w:bottom w:val="none" w:sz="0" w:space="0" w:color="auto"/>
            <w:right w:val="none" w:sz="0" w:space="0" w:color="auto"/>
          </w:divBdr>
        </w:div>
        <w:div w:id="1082721694">
          <w:marLeft w:val="0"/>
          <w:marRight w:val="0"/>
          <w:marTop w:val="0"/>
          <w:marBottom w:val="0"/>
          <w:divBdr>
            <w:top w:val="none" w:sz="0" w:space="0" w:color="auto"/>
            <w:left w:val="none" w:sz="0" w:space="0" w:color="auto"/>
            <w:bottom w:val="none" w:sz="0" w:space="0" w:color="auto"/>
            <w:right w:val="none" w:sz="0" w:space="0" w:color="auto"/>
          </w:divBdr>
        </w:div>
        <w:div w:id="1106534296">
          <w:marLeft w:val="0"/>
          <w:marRight w:val="0"/>
          <w:marTop w:val="0"/>
          <w:marBottom w:val="0"/>
          <w:divBdr>
            <w:top w:val="none" w:sz="0" w:space="0" w:color="auto"/>
            <w:left w:val="none" w:sz="0" w:space="0" w:color="auto"/>
            <w:bottom w:val="none" w:sz="0" w:space="0" w:color="auto"/>
            <w:right w:val="none" w:sz="0" w:space="0" w:color="auto"/>
          </w:divBdr>
        </w:div>
        <w:div w:id="1109814998">
          <w:marLeft w:val="0"/>
          <w:marRight w:val="0"/>
          <w:marTop w:val="0"/>
          <w:marBottom w:val="0"/>
          <w:divBdr>
            <w:top w:val="none" w:sz="0" w:space="0" w:color="auto"/>
            <w:left w:val="none" w:sz="0" w:space="0" w:color="auto"/>
            <w:bottom w:val="none" w:sz="0" w:space="0" w:color="auto"/>
            <w:right w:val="none" w:sz="0" w:space="0" w:color="auto"/>
          </w:divBdr>
        </w:div>
        <w:div w:id="1129319566">
          <w:marLeft w:val="0"/>
          <w:marRight w:val="0"/>
          <w:marTop w:val="0"/>
          <w:marBottom w:val="0"/>
          <w:divBdr>
            <w:top w:val="none" w:sz="0" w:space="0" w:color="auto"/>
            <w:left w:val="none" w:sz="0" w:space="0" w:color="auto"/>
            <w:bottom w:val="none" w:sz="0" w:space="0" w:color="auto"/>
            <w:right w:val="none" w:sz="0" w:space="0" w:color="auto"/>
          </w:divBdr>
        </w:div>
        <w:div w:id="1140613910">
          <w:marLeft w:val="0"/>
          <w:marRight w:val="0"/>
          <w:marTop w:val="0"/>
          <w:marBottom w:val="0"/>
          <w:divBdr>
            <w:top w:val="none" w:sz="0" w:space="0" w:color="auto"/>
            <w:left w:val="none" w:sz="0" w:space="0" w:color="auto"/>
            <w:bottom w:val="none" w:sz="0" w:space="0" w:color="auto"/>
            <w:right w:val="none" w:sz="0" w:space="0" w:color="auto"/>
          </w:divBdr>
        </w:div>
        <w:div w:id="1188107405">
          <w:marLeft w:val="0"/>
          <w:marRight w:val="0"/>
          <w:marTop w:val="0"/>
          <w:marBottom w:val="0"/>
          <w:divBdr>
            <w:top w:val="none" w:sz="0" w:space="0" w:color="auto"/>
            <w:left w:val="none" w:sz="0" w:space="0" w:color="auto"/>
            <w:bottom w:val="none" w:sz="0" w:space="0" w:color="auto"/>
            <w:right w:val="none" w:sz="0" w:space="0" w:color="auto"/>
          </w:divBdr>
        </w:div>
        <w:div w:id="1213273854">
          <w:marLeft w:val="0"/>
          <w:marRight w:val="0"/>
          <w:marTop w:val="0"/>
          <w:marBottom w:val="0"/>
          <w:divBdr>
            <w:top w:val="none" w:sz="0" w:space="0" w:color="auto"/>
            <w:left w:val="none" w:sz="0" w:space="0" w:color="auto"/>
            <w:bottom w:val="none" w:sz="0" w:space="0" w:color="auto"/>
            <w:right w:val="none" w:sz="0" w:space="0" w:color="auto"/>
          </w:divBdr>
        </w:div>
        <w:div w:id="1218510998">
          <w:marLeft w:val="0"/>
          <w:marRight w:val="0"/>
          <w:marTop w:val="0"/>
          <w:marBottom w:val="0"/>
          <w:divBdr>
            <w:top w:val="none" w:sz="0" w:space="0" w:color="auto"/>
            <w:left w:val="none" w:sz="0" w:space="0" w:color="auto"/>
            <w:bottom w:val="none" w:sz="0" w:space="0" w:color="auto"/>
            <w:right w:val="none" w:sz="0" w:space="0" w:color="auto"/>
          </w:divBdr>
        </w:div>
        <w:div w:id="1218735669">
          <w:marLeft w:val="0"/>
          <w:marRight w:val="0"/>
          <w:marTop w:val="0"/>
          <w:marBottom w:val="0"/>
          <w:divBdr>
            <w:top w:val="none" w:sz="0" w:space="0" w:color="auto"/>
            <w:left w:val="none" w:sz="0" w:space="0" w:color="auto"/>
            <w:bottom w:val="none" w:sz="0" w:space="0" w:color="auto"/>
            <w:right w:val="none" w:sz="0" w:space="0" w:color="auto"/>
          </w:divBdr>
        </w:div>
        <w:div w:id="1222598573">
          <w:marLeft w:val="0"/>
          <w:marRight w:val="0"/>
          <w:marTop w:val="0"/>
          <w:marBottom w:val="0"/>
          <w:divBdr>
            <w:top w:val="none" w:sz="0" w:space="0" w:color="auto"/>
            <w:left w:val="none" w:sz="0" w:space="0" w:color="auto"/>
            <w:bottom w:val="none" w:sz="0" w:space="0" w:color="auto"/>
            <w:right w:val="none" w:sz="0" w:space="0" w:color="auto"/>
          </w:divBdr>
        </w:div>
        <w:div w:id="1232496915">
          <w:marLeft w:val="0"/>
          <w:marRight w:val="0"/>
          <w:marTop w:val="0"/>
          <w:marBottom w:val="0"/>
          <w:divBdr>
            <w:top w:val="none" w:sz="0" w:space="0" w:color="auto"/>
            <w:left w:val="none" w:sz="0" w:space="0" w:color="auto"/>
            <w:bottom w:val="none" w:sz="0" w:space="0" w:color="auto"/>
            <w:right w:val="none" w:sz="0" w:space="0" w:color="auto"/>
          </w:divBdr>
        </w:div>
        <w:div w:id="1233344729">
          <w:marLeft w:val="0"/>
          <w:marRight w:val="0"/>
          <w:marTop w:val="0"/>
          <w:marBottom w:val="0"/>
          <w:divBdr>
            <w:top w:val="none" w:sz="0" w:space="0" w:color="auto"/>
            <w:left w:val="none" w:sz="0" w:space="0" w:color="auto"/>
            <w:bottom w:val="none" w:sz="0" w:space="0" w:color="auto"/>
            <w:right w:val="none" w:sz="0" w:space="0" w:color="auto"/>
          </w:divBdr>
        </w:div>
        <w:div w:id="1240098626">
          <w:marLeft w:val="0"/>
          <w:marRight w:val="0"/>
          <w:marTop w:val="0"/>
          <w:marBottom w:val="0"/>
          <w:divBdr>
            <w:top w:val="none" w:sz="0" w:space="0" w:color="auto"/>
            <w:left w:val="none" w:sz="0" w:space="0" w:color="auto"/>
            <w:bottom w:val="none" w:sz="0" w:space="0" w:color="auto"/>
            <w:right w:val="none" w:sz="0" w:space="0" w:color="auto"/>
          </w:divBdr>
        </w:div>
        <w:div w:id="1245408367">
          <w:marLeft w:val="0"/>
          <w:marRight w:val="0"/>
          <w:marTop w:val="0"/>
          <w:marBottom w:val="0"/>
          <w:divBdr>
            <w:top w:val="none" w:sz="0" w:space="0" w:color="auto"/>
            <w:left w:val="none" w:sz="0" w:space="0" w:color="auto"/>
            <w:bottom w:val="none" w:sz="0" w:space="0" w:color="auto"/>
            <w:right w:val="none" w:sz="0" w:space="0" w:color="auto"/>
          </w:divBdr>
        </w:div>
        <w:div w:id="1252356045">
          <w:marLeft w:val="0"/>
          <w:marRight w:val="0"/>
          <w:marTop w:val="0"/>
          <w:marBottom w:val="0"/>
          <w:divBdr>
            <w:top w:val="none" w:sz="0" w:space="0" w:color="auto"/>
            <w:left w:val="none" w:sz="0" w:space="0" w:color="auto"/>
            <w:bottom w:val="none" w:sz="0" w:space="0" w:color="auto"/>
            <w:right w:val="none" w:sz="0" w:space="0" w:color="auto"/>
          </w:divBdr>
        </w:div>
        <w:div w:id="1253930020">
          <w:marLeft w:val="0"/>
          <w:marRight w:val="0"/>
          <w:marTop w:val="0"/>
          <w:marBottom w:val="0"/>
          <w:divBdr>
            <w:top w:val="none" w:sz="0" w:space="0" w:color="auto"/>
            <w:left w:val="none" w:sz="0" w:space="0" w:color="auto"/>
            <w:bottom w:val="none" w:sz="0" w:space="0" w:color="auto"/>
            <w:right w:val="none" w:sz="0" w:space="0" w:color="auto"/>
          </w:divBdr>
        </w:div>
        <w:div w:id="1253973870">
          <w:marLeft w:val="0"/>
          <w:marRight w:val="0"/>
          <w:marTop w:val="0"/>
          <w:marBottom w:val="0"/>
          <w:divBdr>
            <w:top w:val="none" w:sz="0" w:space="0" w:color="auto"/>
            <w:left w:val="none" w:sz="0" w:space="0" w:color="auto"/>
            <w:bottom w:val="none" w:sz="0" w:space="0" w:color="auto"/>
            <w:right w:val="none" w:sz="0" w:space="0" w:color="auto"/>
          </w:divBdr>
        </w:div>
        <w:div w:id="1283609111">
          <w:marLeft w:val="0"/>
          <w:marRight w:val="0"/>
          <w:marTop w:val="0"/>
          <w:marBottom w:val="0"/>
          <w:divBdr>
            <w:top w:val="none" w:sz="0" w:space="0" w:color="auto"/>
            <w:left w:val="none" w:sz="0" w:space="0" w:color="auto"/>
            <w:bottom w:val="none" w:sz="0" w:space="0" w:color="auto"/>
            <w:right w:val="none" w:sz="0" w:space="0" w:color="auto"/>
          </w:divBdr>
        </w:div>
        <w:div w:id="1298560094">
          <w:marLeft w:val="0"/>
          <w:marRight w:val="0"/>
          <w:marTop w:val="0"/>
          <w:marBottom w:val="0"/>
          <w:divBdr>
            <w:top w:val="none" w:sz="0" w:space="0" w:color="auto"/>
            <w:left w:val="none" w:sz="0" w:space="0" w:color="auto"/>
            <w:bottom w:val="none" w:sz="0" w:space="0" w:color="auto"/>
            <w:right w:val="none" w:sz="0" w:space="0" w:color="auto"/>
          </w:divBdr>
        </w:div>
        <w:div w:id="1300381122">
          <w:marLeft w:val="0"/>
          <w:marRight w:val="0"/>
          <w:marTop w:val="0"/>
          <w:marBottom w:val="0"/>
          <w:divBdr>
            <w:top w:val="none" w:sz="0" w:space="0" w:color="auto"/>
            <w:left w:val="none" w:sz="0" w:space="0" w:color="auto"/>
            <w:bottom w:val="none" w:sz="0" w:space="0" w:color="auto"/>
            <w:right w:val="none" w:sz="0" w:space="0" w:color="auto"/>
          </w:divBdr>
        </w:div>
        <w:div w:id="1312833619">
          <w:marLeft w:val="0"/>
          <w:marRight w:val="0"/>
          <w:marTop w:val="0"/>
          <w:marBottom w:val="0"/>
          <w:divBdr>
            <w:top w:val="none" w:sz="0" w:space="0" w:color="auto"/>
            <w:left w:val="none" w:sz="0" w:space="0" w:color="auto"/>
            <w:bottom w:val="none" w:sz="0" w:space="0" w:color="auto"/>
            <w:right w:val="none" w:sz="0" w:space="0" w:color="auto"/>
          </w:divBdr>
        </w:div>
        <w:div w:id="1327242869">
          <w:marLeft w:val="0"/>
          <w:marRight w:val="0"/>
          <w:marTop w:val="0"/>
          <w:marBottom w:val="0"/>
          <w:divBdr>
            <w:top w:val="none" w:sz="0" w:space="0" w:color="auto"/>
            <w:left w:val="none" w:sz="0" w:space="0" w:color="auto"/>
            <w:bottom w:val="none" w:sz="0" w:space="0" w:color="auto"/>
            <w:right w:val="none" w:sz="0" w:space="0" w:color="auto"/>
          </w:divBdr>
        </w:div>
        <w:div w:id="1327321442">
          <w:marLeft w:val="0"/>
          <w:marRight w:val="0"/>
          <w:marTop w:val="0"/>
          <w:marBottom w:val="0"/>
          <w:divBdr>
            <w:top w:val="none" w:sz="0" w:space="0" w:color="auto"/>
            <w:left w:val="none" w:sz="0" w:space="0" w:color="auto"/>
            <w:bottom w:val="none" w:sz="0" w:space="0" w:color="auto"/>
            <w:right w:val="none" w:sz="0" w:space="0" w:color="auto"/>
          </w:divBdr>
        </w:div>
        <w:div w:id="1331132082">
          <w:marLeft w:val="0"/>
          <w:marRight w:val="0"/>
          <w:marTop w:val="0"/>
          <w:marBottom w:val="0"/>
          <w:divBdr>
            <w:top w:val="none" w:sz="0" w:space="0" w:color="auto"/>
            <w:left w:val="none" w:sz="0" w:space="0" w:color="auto"/>
            <w:bottom w:val="none" w:sz="0" w:space="0" w:color="auto"/>
            <w:right w:val="none" w:sz="0" w:space="0" w:color="auto"/>
          </w:divBdr>
        </w:div>
        <w:div w:id="1332953341">
          <w:marLeft w:val="0"/>
          <w:marRight w:val="0"/>
          <w:marTop w:val="0"/>
          <w:marBottom w:val="0"/>
          <w:divBdr>
            <w:top w:val="none" w:sz="0" w:space="0" w:color="auto"/>
            <w:left w:val="none" w:sz="0" w:space="0" w:color="auto"/>
            <w:bottom w:val="none" w:sz="0" w:space="0" w:color="auto"/>
            <w:right w:val="none" w:sz="0" w:space="0" w:color="auto"/>
          </w:divBdr>
        </w:div>
        <w:div w:id="1353258952">
          <w:marLeft w:val="0"/>
          <w:marRight w:val="0"/>
          <w:marTop w:val="0"/>
          <w:marBottom w:val="0"/>
          <w:divBdr>
            <w:top w:val="none" w:sz="0" w:space="0" w:color="auto"/>
            <w:left w:val="none" w:sz="0" w:space="0" w:color="auto"/>
            <w:bottom w:val="none" w:sz="0" w:space="0" w:color="auto"/>
            <w:right w:val="none" w:sz="0" w:space="0" w:color="auto"/>
          </w:divBdr>
        </w:div>
        <w:div w:id="1354846374">
          <w:marLeft w:val="0"/>
          <w:marRight w:val="0"/>
          <w:marTop w:val="0"/>
          <w:marBottom w:val="0"/>
          <w:divBdr>
            <w:top w:val="none" w:sz="0" w:space="0" w:color="auto"/>
            <w:left w:val="none" w:sz="0" w:space="0" w:color="auto"/>
            <w:bottom w:val="none" w:sz="0" w:space="0" w:color="auto"/>
            <w:right w:val="none" w:sz="0" w:space="0" w:color="auto"/>
          </w:divBdr>
        </w:div>
        <w:div w:id="1372193262">
          <w:marLeft w:val="0"/>
          <w:marRight w:val="0"/>
          <w:marTop w:val="0"/>
          <w:marBottom w:val="0"/>
          <w:divBdr>
            <w:top w:val="none" w:sz="0" w:space="0" w:color="auto"/>
            <w:left w:val="none" w:sz="0" w:space="0" w:color="auto"/>
            <w:bottom w:val="none" w:sz="0" w:space="0" w:color="auto"/>
            <w:right w:val="none" w:sz="0" w:space="0" w:color="auto"/>
          </w:divBdr>
        </w:div>
        <w:div w:id="1384215113">
          <w:marLeft w:val="0"/>
          <w:marRight w:val="0"/>
          <w:marTop w:val="0"/>
          <w:marBottom w:val="0"/>
          <w:divBdr>
            <w:top w:val="none" w:sz="0" w:space="0" w:color="auto"/>
            <w:left w:val="none" w:sz="0" w:space="0" w:color="auto"/>
            <w:bottom w:val="none" w:sz="0" w:space="0" w:color="auto"/>
            <w:right w:val="none" w:sz="0" w:space="0" w:color="auto"/>
          </w:divBdr>
        </w:div>
        <w:div w:id="1392652807">
          <w:marLeft w:val="0"/>
          <w:marRight w:val="0"/>
          <w:marTop w:val="0"/>
          <w:marBottom w:val="0"/>
          <w:divBdr>
            <w:top w:val="none" w:sz="0" w:space="0" w:color="auto"/>
            <w:left w:val="none" w:sz="0" w:space="0" w:color="auto"/>
            <w:bottom w:val="none" w:sz="0" w:space="0" w:color="auto"/>
            <w:right w:val="none" w:sz="0" w:space="0" w:color="auto"/>
          </w:divBdr>
        </w:div>
        <w:div w:id="1394540999">
          <w:marLeft w:val="0"/>
          <w:marRight w:val="0"/>
          <w:marTop w:val="0"/>
          <w:marBottom w:val="0"/>
          <w:divBdr>
            <w:top w:val="none" w:sz="0" w:space="0" w:color="auto"/>
            <w:left w:val="none" w:sz="0" w:space="0" w:color="auto"/>
            <w:bottom w:val="none" w:sz="0" w:space="0" w:color="auto"/>
            <w:right w:val="none" w:sz="0" w:space="0" w:color="auto"/>
          </w:divBdr>
        </w:div>
        <w:div w:id="1403289142">
          <w:marLeft w:val="0"/>
          <w:marRight w:val="0"/>
          <w:marTop w:val="0"/>
          <w:marBottom w:val="0"/>
          <w:divBdr>
            <w:top w:val="none" w:sz="0" w:space="0" w:color="auto"/>
            <w:left w:val="none" w:sz="0" w:space="0" w:color="auto"/>
            <w:bottom w:val="none" w:sz="0" w:space="0" w:color="auto"/>
            <w:right w:val="none" w:sz="0" w:space="0" w:color="auto"/>
          </w:divBdr>
        </w:div>
        <w:div w:id="1415128770">
          <w:marLeft w:val="0"/>
          <w:marRight w:val="0"/>
          <w:marTop w:val="0"/>
          <w:marBottom w:val="0"/>
          <w:divBdr>
            <w:top w:val="none" w:sz="0" w:space="0" w:color="auto"/>
            <w:left w:val="none" w:sz="0" w:space="0" w:color="auto"/>
            <w:bottom w:val="none" w:sz="0" w:space="0" w:color="auto"/>
            <w:right w:val="none" w:sz="0" w:space="0" w:color="auto"/>
          </w:divBdr>
        </w:div>
        <w:div w:id="1416393118">
          <w:marLeft w:val="0"/>
          <w:marRight w:val="0"/>
          <w:marTop w:val="0"/>
          <w:marBottom w:val="0"/>
          <w:divBdr>
            <w:top w:val="none" w:sz="0" w:space="0" w:color="auto"/>
            <w:left w:val="none" w:sz="0" w:space="0" w:color="auto"/>
            <w:bottom w:val="none" w:sz="0" w:space="0" w:color="auto"/>
            <w:right w:val="none" w:sz="0" w:space="0" w:color="auto"/>
          </w:divBdr>
        </w:div>
        <w:div w:id="1430659780">
          <w:marLeft w:val="0"/>
          <w:marRight w:val="0"/>
          <w:marTop w:val="0"/>
          <w:marBottom w:val="0"/>
          <w:divBdr>
            <w:top w:val="none" w:sz="0" w:space="0" w:color="auto"/>
            <w:left w:val="none" w:sz="0" w:space="0" w:color="auto"/>
            <w:bottom w:val="none" w:sz="0" w:space="0" w:color="auto"/>
            <w:right w:val="none" w:sz="0" w:space="0" w:color="auto"/>
          </w:divBdr>
        </w:div>
        <w:div w:id="1431849178">
          <w:marLeft w:val="0"/>
          <w:marRight w:val="0"/>
          <w:marTop w:val="0"/>
          <w:marBottom w:val="0"/>
          <w:divBdr>
            <w:top w:val="none" w:sz="0" w:space="0" w:color="auto"/>
            <w:left w:val="none" w:sz="0" w:space="0" w:color="auto"/>
            <w:bottom w:val="none" w:sz="0" w:space="0" w:color="auto"/>
            <w:right w:val="none" w:sz="0" w:space="0" w:color="auto"/>
          </w:divBdr>
        </w:div>
        <w:div w:id="1434133167">
          <w:marLeft w:val="0"/>
          <w:marRight w:val="0"/>
          <w:marTop w:val="0"/>
          <w:marBottom w:val="0"/>
          <w:divBdr>
            <w:top w:val="none" w:sz="0" w:space="0" w:color="auto"/>
            <w:left w:val="none" w:sz="0" w:space="0" w:color="auto"/>
            <w:bottom w:val="none" w:sz="0" w:space="0" w:color="auto"/>
            <w:right w:val="none" w:sz="0" w:space="0" w:color="auto"/>
          </w:divBdr>
        </w:div>
        <w:div w:id="1461802476">
          <w:marLeft w:val="0"/>
          <w:marRight w:val="0"/>
          <w:marTop w:val="0"/>
          <w:marBottom w:val="0"/>
          <w:divBdr>
            <w:top w:val="none" w:sz="0" w:space="0" w:color="auto"/>
            <w:left w:val="none" w:sz="0" w:space="0" w:color="auto"/>
            <w:bottom w:val="none" w:sz="0" w:space="0" w:color="auto"/>
            <w:right w:val="none" w:sz="0" w:space="0" w:color="auto"/>
          </w:divBdr>
        </w:div>
        <w:div w:id="1486555986">
          <w:marLeft w:val="0"/>
          <w:marRight w:val="0"/>
          <w:marTop w:val="0"/>
          <w:marBottom w:val="0"/>
          <w:divBdr>
            <w:top w:val="none" w:sz="0" w:space="0" w:color="auto"/>
            <w:left w:val="none" w:sz="0" w:space="0" w:color="auto"/>
            <w:bottom w:val="none" w:sz="0" w:space="0" w:color="auto"/>
            <w:right w:val="none" w:sz="0" w:space="0" w:color="auto"/>
          </w:divBdr>
        </w:div>
        <w:div w:id="1533499732">
          <w:marLeft w:val="0"/>
          <w:marRight w:val="0"/>
          <w:marTop w:val="0"/>
          <w:marBottom w:val="0"/>
          <w:divBdr>
            <w:top w:val="none" w:sz="0" w:space="0" w:color="auto"/>
            <w:left w:val="none" w:sz="0" w:space="0" w:color="auto"/>
            <w:bottom w:val="none" w:sz="0" w:space="0" w:color="auto"/>
            <w:right w:val="none" w:sz="0" w:space="0" w:color="auto"/>
          </w:divBdr>
        </w:div>
        <w:div w:id="1556694671">
          <w:marLeft w:val="0"/>
          <w:marRight w:val="0"/>
          <w:marTop w:val="0"/>
          <w:marBottom w:val="0"/>
          <w:divBdr>
            <w:top w:val="none" w:sz="0" w:space="0" w:color="auto"/>
            <w:left w:val="none" w:sz="0" w:space="0" w:color="auto"/>
            <w:bottom w:val="none" w:sz="0" w:space="0" w:color="auto"/>
            <w:right w:val="none" w:sz="0" w:space="0" w:color="auto"/>
          </w:divBdr>
        </w:div>
        <w:div w:id="1570266957">
          <w:marLeft w:val="0"/>
          <w:marRight w:val="0"/>
          <w:marTop w:val="0"/>
          <w:marBottom w:val="0"/>
          <w:divBdr>
            <w:top w:val="none" w:sz="0" w:space="0" w:color="auto"/>
            <w:left w:val="none" w:sz="0" w:space="0" w:color="auto"/>
            <w:bottom w:val="none" w:sz="0" w:space="0" w:color="auto"/>
            <w:right w:val="none" w:sz="0" w:space="0" w:color="auto"/>
          </w:divBdr>
        </w:div>
        <w:div w:id="1580018366">
          <w:marLeft w:val="0"/>
          <w:marRight w:val="0"/>
          <w:marTop w:val="0"/>
          <w:marBottom w:val="0"/>
          <w:divBdr>
            <w:top w:val="none" w:sz="0" w:space="0" w:color="auto"/>
            <w:left w:val="none" w:sz="0" w:space="0" w:color="auto"/>
            <w:bottom w:val="none" w:sz="0" w:space="0" w:color="auto"/>
            <w:right w:val="none" w:sz="0" w:space="0" w:color="auto"/>
          </w:divBdr>
        </w:div>
        <w:div w:id="1588152138">
          <w:marLeft w:val="0"/>
          <w:marRight w:val="0"/>
          <w:marTop w:val="0"/>
          <w:marBottom w:val="0"/>
          <w:divBdr>
            <w:top w:val="none" w:sz="0" w:space="0" w:color="auto"/>
            <w:left w:val="none" w:sz="0" w:space="0" w:color="auto"/>
            <w:bottom w:val="none" w:sz="0" w:space="0" w:color="auto"/>
            <w:right w:val="none" w:sz="0" w:space="0" w:color="auto"/>
          </w:divBdr>
        </w:div>
        <w:div w:id="1590624673">
          <w:marLeft w:val="0"/>
          <w:marRight w:val="0"/>
          <w:marTop w:val="0"/>
          <w:marBottom w:val="0"/>
          <w:divBdr>
            <w:top w:val="none" w:sz="0" w:space="0" w:color="auto"/>
            <w:left w:val="none" w:sz="0" w:space="0" w:color="auto"/>
            <w:bottom w:val="none" w:sz="0" w:space="0" w:color="auto"/>
            <w:right w:val="none" w:sz="0" w:space="0" w:color="auto"/>
          </w:divBdr>
        </w:div>
        <w:div w:id="1594893325">
          <w:marLeft w:val="0"/>
          <w:marRight w:val="0"/>
          <w:marTop w:val="0"/>
          <w:marBottom w:val="0"/>
          <w:divBdr>
            <w:top w:val="none" w:sz="0" w:space="0" w:color="auto"/>
            <w:left w:val="none" w:sz="0" w:space="0" w:color="auto"/>
            <w:bottom w:val="none" w:sz="0" w:space="0" w:color="auto"/>
            <w:right w:val="none" w:sz="0" w:space="0" w:color="auto"/>
          </w:divBdr>
        </w:div>
        <w:div w:id="1606496734">
          <w:marLeft w:val="0"/>
          <w:marRight w:val="0"/>
          <w:marTop w:val="0"/>
          <w:marBottom w:val="0"/>
          <w:divBdr>
            <w:top w:val="none" w:sz="0" w:space="0" w:color="auto"/>
            <w:left w:val="none" w:sz="0" w:space="0" w:color="auto"/>
            <w:bottom w:val="none" w:sz="0" w:space="0" w:color="auto"/>
            <w:right w:val="none" w:sz="0" w:space="0" w:color="auto"/>
          </w:divBdr>
        </w:div>
        <w:div w:id="1606764117">
          <w:marLeft w:val="0"/>
          <w:marRight w:val="0"/>
          <w:marTop w:val="0"/>
          <w:marBottom w:val="0"/>
          <w:divBdr>
            <w:top w:val="none" w:sz="0" w:space="0" w:color="auto"/>
            <w:left w:val="none" w:sz="0" w:space="0" w:color="auto"/>
            <w:bottom w:val="none" w:sz="0" w:space="0" w:color="auto"/>
            <w:right w:val="none" w:sz="0" w:space="0" w:color="auto"/>
          </w:divBdr>
        </w:div>
        <w:div w:id="1647012077">
          <w:marLeft w:val="0"/>
          <w:marRight w:val="0"/>
          <w:marTop w:val="0"/>
          <w:marBottom w:val="0"/>
          <w:divBdr>
            <w:top w:val="none" w:sz="0" w:space="0" w:color="auto"/>
            <w:left w:val="none" w:sz="0" w:space="0" w:color="auto"/>
            <w:bottom w:val="none" w:sz="0" w:space="0" w:color="auto"/>
            <w:right w:val="none" w:sz="0" w:space="0" w:color="auto"/>
          </w:divBdr>
        </w:div>
        <w:div w:id="1648389224">
          <w:marLeft w:val="0"/>
          <w:marRight w:val="0"/>
          <w:marTop w:val="0"/>
          <w:marBottom w:val="0"/>
          <w:divBdr>
            <w:top w:val="none" w:sz="0" w:space="0" w:color="auto"/>
            <w:left w:val="none" w:sz="0" w:space="0" w:color="auto"/>
            <w:bottom w:val="none" w:sz="0" w:space="0" w:color="auto"/>
            <w:right w:val="none" w:sz="0" w:space="0" w:color="auto"/>
          </w:divBdr>
        </w:div>
        <w:div w:id="1665083937">
          <w:marLeft w:val="0"/>
          <w:marRight w:val="0"/>
          <w:marTop w:val="0"/>
          <w:marBottom w:val="0"/>
          <w:divBdr>
            <w:top w:val="none" w:sz="0" w:space="0" w:color="auto"/>
            <w:left w:val="none" w:sz="0" w:space="0" w:color="auto"/>
            <w:bottom w:val="none" w:sz="0" w:space="0" w:color="auto"/>
            <w:right w:val="none" w:sz="0" w:space="0" w:color="auto"/>
          </w:divBdr>
        </w:div>
        <w:div w:id="1669796065">
          <w:marLeft w:val="0"/>
          <w:marRight w:val="0"/>
          <w:marTop w:val="0"/>
          <w:marBottom w:val="0"/>
          <w:divBdr>
            <w:top w:val="none" w:sz="0" w:space="0" w:color="auto"/>
            <w:left w:val="none" w:sz="0" w:space="0" w:color="auto"/>
            <w:bottom w:val="none" w:sz="0" w:space="0" w:color="auto"/>
            <w:right w:val="none" w:sz="0" w:space="0" w:color="auto"/>
          </w:divBdr>
        </w:div>
        <w:div w:id="1691447437">
          <w:marLeft w:val="0"/>
          <w:marRight w:val="0"/>
          <w:marTop w:val="0"/>
          <w:marBottom w:val="0"/>
          <w:divBdr>
            <w:top w:val="none" w:sz="0" w:space="0" w:color="auto"/>
            <w:left w:val="none" w:sz="0" w:space="0" w:color="auto"/>
            <w:bottom w:val="none" w:sz="0" w:space="0" w:color="auto"/>
            <w:right w:val="none" w:sz="0" w:space="0" w:color="auto"/>
          </w:divBdr>
        </w:div>
        <w:div w:id="1702710278">
          <w:marLeft w:val="0"/>
          <w:marRight w:val="0"/>
          <w:marTop w:val="0"/>
          <w:marBottom w:val="0"/>
          <w:divBdr>
            <w:top w:val="none" w:sz="0" w:space="0" w:color="auto"/>
            <w:left w:val="none" w:sz="0" w:space="0" w:color="auto"/>
            <w:bottom w:val="none" w:sz="0" w:space="0" w:color="auto"/>
            <w:right w:val="none" w:sz="0" w:space="0" w:color="auto"/>
          </w:divBdr>
        </w:div>
        <w:div w:id="1704015607">
          <w:marLeft w:val="0"/>
          <w:marRight w:val="0"/>
          <w:marTop w:val="0"/>
          <w:marBottom w:val="0"/>
          <w:divBdr>
            <w:top w:val="none" w:sz="0" w:space="0" w:color="auto"/>
            <w:left w:val="none" w:sz="0" w:space="0" w:color="auto"/>
            <w:bottom w:val="none" w:sz="0" w:space="0" w:color="auto"/>
            <w:right w:val="none" w:sz="0" w:space="0" w:color="auto"/>
          </w:divBdr>
        </w:div>
        <w:div w:id="1762869160">
          <w:marLeft w:val="0"/>
          <w:marRight w:val="0"/>
          <w:marTop w:val="0"/>
          <w:marBottom w:val="0"/>
          <w:divBdr>
            <w:top w:val="none" w:sz="0" w:space="0" w:color="auto"/>
            <w:left w:val="none" w:sz="0" w:space="0" w:color="auto"/>
            <w:bottom w:val="none" w:sz="0" w:space="0" w:color="auto"/>
            <w:right w:val="none" w:sz="0" w:space="0" w:color="auto"/>
          </w:divBdr>
        </w:div>
        <w:div w:id="1763406953">
          <w:marLeft w:val="0"/>
          <w:marRight w:val="0"/>
          <w:marTop w:val="0"/>
          <w:marBottom w:val="0"/>
          <w:divBdr>
            <w:top w:val="none" w:sz="0" w:space="0" w:color="auto"/>
            <w:left w:val="none" w:sz="0" w:space="0" w:color="auto"/>
            <w:bottom w:val="none" w:sz="0" w:space="0" w:color="auto"/>
            <w:right w:val="none" w:sz="0" w:space="0" w:color="auto"/>
          </w:divBdr>
        </w:div>
        <w:div w:id="1774668943">
          <w:marLeft w:val="0"/>
          <w:marRight w:val="0"/>
          <w:marTop w:val="0"/>
          <w:marBottom w:val="0"/>
          <w:divBdr>
            <w:top w:val="none" w:sz="0" w:space="0" w:color="auto"/>
            <w:left w:val="none" w:sz="0" w:space="0" w:color="auto"/>
            <w:bottom w:val="none" w:sz="0" w:space="0" w:color="auto"/>
            <w:right w:val="none" w:sz="0" w:space="0" w:color="auto"/>
          </w:divBdr>
        </w:div>
        <w:div w:id="1791971872">
          <w:marLeft w:val="0"/>
          <w:marRight w:val="0"/>
          <w:marTop w:val="0"/>
          <w:marBottom w:val="0"/>
          <w:divBdr>
            <w:top w:val="none" w:sz="0" w:space="0" w:color="auto"/>
            <w:left w:val="none" w:sz="0" w:space="0" w:color="auto"/>
            <w:bottom w:val="none" w:sz="0" w:space="0" w:color="auto"/>
            <w:right w:val="none" w:sz="0" w:space="0" w:color="auto"/>
          </w:divBdr>
        </w:div>
        <w:div w:id="1792476765">
          <w:marLeft w:val="0"/>
          <w:marRight w:val="0"/>
          <w:marTop w:val="0"/>
          <w:marBottom w:val="0"/>
          <w:divBdr>
            <w:top w:val="none" w:sz="0" w:space="0" w:color="auto"/>
            <w:left w:val="none" w:sz="0" w:space="0" w:color="auto"/>
            <w:bottom w:val="none" w:sz="0" w:space="0" w:color="auto"/>
            <w:right w:val="none" w:sz="0" w:space="0" w:color="auto"/>
          </w:divBdr>
        </w:div>
        <w:div w:id="1798794598">
          <w:marLeft w:val="0"/>
          <w:marRight w:val="0"/>
          <w:marTop w:val="0"/>
          <w:marBottom w:val="0"/>
          <w:divBdr>
            <w:top w:val="none" w:sz="0" w:space="0" w:color="auto"/>
            <w:left w:val="none" w:sz="0" w:space="0" w:color="auto"/>
            <w:bottom w:val="none" w:sz="0" w:space="0" w:color="auto"/>
            <w:right w:val="none" w:sz="0" w:space="0" w:color="auto"/>
          </w:divBdr>
        </w:div>
        <w:div w:id="1807550109">
          <w:marLeft w:val="0"/>
          <w:marRight w:val="0"/>
          <w:marTop w:val="0"/>
          <w:marBottom w:val="0"/>
          <w:divBdr>
            <w:top w:val="none" w:sz="0" w:space="0" w:color="auto"/>
            <w:left w:val="none" w:sz="0" w:space="0" w:color="auto"/>
            <w:bottom w:val="none" w:sz="0" w:space="0" w:color="auto"/>
            <w:right w:val="none" w:sz="0" w:space="0" w:color="auto"/>
          </w:divBdr>
        </w:div>
        <w:div w:id="1812795391">
          <w:marLeft w:val="0"/>
          <w:marRight w:val="0"/>
          <w:marTop w:val="0"/>
          <w:marBottom w:val="0"/>
          <w:divBdr>
            <w:top w:val="none" w:sz="0" w:space="0" w:color="auto"/>
            <w:left w:val="none" w:sz="0" w:space="0" w:color="auto"/>
            <w:bottom w:val="none" w:sz="0" w:space="0" w:color="auto"/>
            <w:right w:val="none" w:sz="0" w:space="0" w:color="auto"/>
          </w:divBdr>
        </w:div>
        <w:div w:id="1819496720">
          <w:marLeft w:val="0"/>
          <w:marRight w:val="0"/>
          <w:marTop w:val="0"/>
          <w:marBottom w:val="0"/>
          <w:divBdr>
            <w:top w:val="none" w:sz="0" w:space="0" w:color="auto"/>
            <w:left w:val="none" w:sz="0" w:space="0" w:color="auto"/>
            <w:bottom w:val="none" w:sz="0" w:space="0" w:color="auto"/>
            <w:right w:val="none" w:sz="0" w:space="0" w:color="auto"/>
          </w:divBdr>
        </w:div>
        <w:div w:id="1876692693">
          <w:marLeft w:val="0"/>
          <w:marRight w:val="0"/>
          <w:marTop w:val="0"/>
          <w:marBottom w:val="0"/>
          <w:divBdr>
            <w:top w:val="none" w:sz="0" w:space="0" w:color="auto"/>
            <w:left w:val="none" w:sz="0" w:space="0" w:color="auto"/>
            <w:bottom w:val="none" w:sz="0" w:space="0" w:color="auto"/>
            <w:right w:val="none" w:sz="0" w:space="0" w:color="auto"/>
          </w:divBdr>
        </w:div>
        <w:div w:id="1880359524">
          <w:marLeft w:val="0"/>
          <w:marRight w:val="0"/>
          <w:marTop w:val="0"/>
          <w:marBottom w:val="0"/>
          <w:divBdr>
            <w:top w:val="none" w:sz="0" w:space="0" w:color="auto"/>
            <w:left w:val="none" w:sz="0" w:space="0" w:color="auto"/>
            <w:bottom w:val="none" w:sz="0" w:space="0" w:color="auto"/>
            <w:right w:val="none" w:sz="0" w:space="0" w:color="auto"/>
          </w:divBdr>
        </w:div>
        <w:div w:id="1887722031">
          <w:marLeft w:val="0"/>
          <w:marRight w:val="0"/>
          <w:marTop w:val="0"/>
          <w:marBottom w:val="0"/>
          <w:divBdr>
            <w:top w:val="none" w:sz="0" w:space="0" w:color="auto"/>
            <w:left w:val="none" w:sz="0" w:space="0" w:color="auto"/>
            <w:bottom w:val="none" w:sz="0" w:space="0" w:color="auto"/>
            <w:right w:val="none" w:sz="0" w:space="0" w:color="auto"/>
          </w:divBdr>
        </w:div>
        <w:div w:id="1907763931">
          <w:marLeft w:val="0"/>
          <w:marRight w:val="0"/>
          <w:marTop w:val="0"/>
          <w:marBottom w:val="0"/>
          <w:divBdr>
            <w:top w:val="none" w:sz="0" w:space="0" w:color="auto"/>
            <w:left w:val="none" w:sz="0" w:space="0" w:color="auto"/>
            <w:bottom w:val="none" w:sz="0" w:space="0" w:color="auto"/>
            <w:right w:val="none" w:sz="0" w:space="0" w:color="auto"/>
          </w:divBdr>
        </w:div>
        <w:div w:id="1939832125">
          <w:marLeft w:val="0"/>
          <w:marRight w:val="0"/>
          <w:marTop w:val="0"/>
          <w:marBottom w:val="0"/>
          <w:divBdr>
            <w:top w:val="none" w:sz="0" w:space="0" w:color="auto"/>
            <w:left w:val="none" w:sz="0" w:space="0" w:color="auto"/>
            <w:bottom w:val="none" w:sz="0" w:space="0" w:color="auto"/>
            <w:right w:val="none" w:sz="0" w:space="0" w:color="auto"/>
          </w:divBdr>
        </w:div>
        <w:div w:id="1948583534">
          <w:marLeft w:val="0"/>
          <w:marRight w:val="0"/>
          <w:marTop w:val="0"/>
          <w:marBottom w:val="0"/>
          <w:divBdr>
            <w:top w:val="none" w:sz="0" w:space="0" w:color="auto"/>
            <w:left w:val="none" w:sz="0" w:space="0" w:color="auto"/>
            <w:bottom w:val="none" w:sz="0" w:space="0" w:color="auto"/>
            <w:right w:val="none" w:sz="0" w:space="0" w:color="auto"/>
          </w:divBdr>
        </w:div>
        <w:div w:id="1958635493">
          <w:marLeft w:val="0"/>
          <w:marRight w:val="0"/>
          <w:marTop w:val="0"/>
          <w:marBottom w:val="0"/>
          <w:divBdr>
            <w:top w:val="none" w:sz="0" w:space="0" w:color="auto"/>
            <w:left w:val="none" w:sz="0" w:space="0" w:color="auto"/>
            <w:bottom w:val="none" w:sz="0" w:space="0" w:color="auto"/>
            <w:right w:val="none" w:sz="0" w:space="0" w:color="auto"/>
          </w:divBdr>
        </w:div>
        <w:div w:id="1968467219">
          <w:marLeft w:val="0"/>
          <w:marRight w:val="0"/>
          <w:marTop w:val="0"/>
          <w:marBottom w:val="0"/>
          <w:divBdr>
            <w:top w:val="none" w:sz="0" w:space="0" w:color="auto"/>
            <w:left w:val="none" w:sz="0" w:space="0" w:color="auto"/>
            <w:bottom w:val="none" w:sz="0" w:space="0" w:color="auto"/>
            <w:right w:val="none" w:sz="0" w:space="0" w:color="auto"/>
          </w:divBdr>
        </w:div>
        <w:div w:id="1973900143">
          <w:marLeft w:val="0"/>
          <w:marRight w:val="0"/>
          <w:marTop w:val="0"/>
          <w:marBottom w:val="0"/>
          <w:divBdr>
            <w:top w:val="none" w:sz="0" w:space="0" w:color="auto"/>
            <w:left w:val="none" w:sz="0" w:space="0" w:color="auto"/>
            <w:bottom w:val="none" w:sz="0" w:space="0" w:color="auto"/>
            <w:right w:val="none" w:sz="0" w:space="0" w:color="auto"/>
          </w:divBdr>
        </w:div>
        <w:div w:id="2000620200">
          <w:marLeft w:val="0"/>
          <w:marRight w:val="0"/>
          <w:marTop w:val="0"/>
          <w:marBottom w:val="0"/>
          <w:divBdr>
            <w:top w:val="none" w:sz="0" w:space="0" w:color="auto"/>
            <w:left w:val="none" w:sz="0" w:space="0" w:color="auto"/>
            <w:bottom w:val="none" w:sz="0" w:space="0" w:color="auto"/>
            <w:right w:val="none" w:sz="0" w:space="0" w:color="auto"/>
          </w:divBdr>
        </w:div>
        <w:div w:id="2012872857">
          <w:marLeft w:val="0"/>
          <w:marRight w:val="0"/>
          <w:marTop w:val="0"/>
          <w:marBottom w:val="0"/>
          <w:divBdr>
            <w:top w:val="none" w:sz="0" w:space="0" w:color="auto"/>
            <w:left w:val="none" w:sz="0" w:space="0" w:color="auto"/>
            <w:bottom w:val="none" w:sz="0" w:space="0" w:color="auto"/>
            <w:right w:val="none" w:sz="0" w:space="0" w:color="auto"/>
          </w:divBdr>
        </w:div>
        <w:div w:id="2013602322">
          <w:marLeft w:val="0"/>
          <w:marRight w:val="0"/>
          <w:marTop w:val="0"/>
          <w:marBottom w:val="0"/>
          <w:divBdr>
            <w:top w:val="none" w:sz="0" w:space="0" w:color="auto"/>
            <w:left w:val="none" w:sz="0" w:space="0" w:color="auto"/>
            <w:bottom w:val="none" w:sz="0" w:space="0" w:color="auto"/>
            <w:right w:val="none" w:sz="0" w:space="0" w:color="auto"/>
          </w:divBdr>
        </w:div>
        <w:div w:id="2015961275">
          <w:marLeft w:val="0"/>
          <w:marRight w:val="0"/>
          <w:marTop w:val="0"/>
          <w:marBottom w:val="0"/>
          <w:divBdr>
            <w:top w:val="none" w:sz="0" w:space="0" w:color="auto"/>
            <w:left w:val="none" w:sz="0" w:space="0" w:color="auto"/>
            <w:bottom w:val="none" w:sz="0" w:space="0" w:color="auto"/>
            <w:right w:val="none" w:sz="0" w:space="0" w:color="auto"/>
          </w:divBdr>
        </w:div>
        <w:div w:id="2027249429">
          <w:marLeft w:val="0"/>
          <w:marRight w:val="0"/>
          <w:marTop w:val="0"/>
          <w:marBottom w:val="0"/>
          <w:divBdr>
            <w:top w:val="none" w:sz="0" w:space="0" w:color="auto"/>
            <w:left w:val="none" w:sz="0" w:space="0" w:color="auto"/>
            <w:bottom w:val="none" w:sz="0" w:space="0" w:color="auto"/>
            <w:right w:val="none" w:sz="0" w:space="0" w:color="auto"/>
          </w:divBdr>
        </w:div>
        <w:div w:id="2034382270">
          <w:marLeft w:val="0"/>
          <w:marRight w:val="0"/>
          <w:marTop w:val="0"/>
          <w:marBottom w:val="0"/>
          <w:divBdr>
            <w:top w:val="none" w:sz="0" w:space="0" w:color="auto"/>
            <w:left w:val="none" w:sz="0" w:space="0" w:color="auto"/>
            <w:bottom w:val="none" w:sz="0" w:space="0" w:color="auto"/>
            <w:right w:val="none" w:sz="0" w:space="0" w:color="auto"/>
          </w:divBdr>
        </w:div>
        <w:div w:id="2043900050">
          <w:marLeft w:val="0"/>
          <w:marRight w:val="0"/>
          <w:marTop w:val="0"/>
          <w:marBottom w:val="0"/>
          <w:divBdr>
            <w:top w:val="none" w:sz="0" w:space="0" w:color="auto"/>
            <w:left w:val="none" w:sz="0" w:space="0" w:color="auto"/>
            <w:bottom w:val="none" w:sz="0" w:space="0" w:color="auto"/>
            <w:right w:val="none" w:sz="0" w:space="0" w:color="auto"/>
          </w:divBdr>
        </w:div>
        <w:div w:id="2052459640">
          <w:marLeft w:val="0"/>
          <w:marRight w:val="0"/>
          <w:marTop w:val="0"/>
          <w:marBottom w:val="0"/>
          <w:divBdr>
            <w:top w:val="none" w:sz="0" w:space="0" w:color="auto"/>
            <w:left w:val="none" w:sz="0" w:space="0" w:color="auto"/>
            <w:bottom w:val="none" w:sz="0" w:space="0" w:color="auto"/>
            <w:right w:val="none" w:sz="0" w:space="0" w:color="auto"/>
          </w:divBdr>
        </w:div>
        <w:div w:id="2061199502">
          <w:marLeft w:val="0"/>
          <w:marRight w:val="0"/>
          <w:marTop w:val="0"/>
          <w:marBottom w:val="0"/>
          <w:divBdr>
            <w:top w:val="none" w:sz="0" w:space="0" w:color="auto"/>
            <w:left w:val="none" w:sz="0" w:space="0" w:color="auto"/>
            <w:bottom w:val="none" w:sz="0" w:space="0" w:color="auto"/>
            <w:right w:val="none" w:sz="0" w:space="0" w:color="auto"/>
          </w:divBdr>
        </w:div>
        <w:div w:id="2062287170">
          <w:marLeft w:val="0"/>
          <w:marRight w:val="0"/>
          <w:marTop w:val="0"/>
          <w:marBottom w:val="0"/>
          <w:divBdr>
            <w:top w:val="none" w:sz="0" w:space="0" w:color="auto"/>
            <w:left w:val="none" w:sz="0" w:space="0" w:color="auto"/>
            <w:bottom w:val="none" w:sz="0" w:space="0" w:color="auto"/>
            <w:right w:val="none" w:sz="0" w:space="0" w:color="auto"/>
          </w:divBdr>
        </w:div>
        <w:div w:id="2076316520">
          <w:marLeft w:val="0"/>
          <w:marRight w:val="0"/>
          <w:marTop w:val="0"/>
          <w:marBottom w:val="0"/>
          <w:divBdr>
            <w:top w:val="none" w:sz="0" w:space="0" w:color="auto"/>
            <w:left w:val="none" w:sz="0" w:space="0" w:color="auto"/>
            <w:bottom w:val="none" w:sz="0" w:space="0" w:color="auto"/>
            <w:right w:val="none" w:sz="0" w:space="0" w:color="auto"/>
          </w:divBdr>
        </w:div>
        <w:div w:id="2077825212">
          <w:marLeft w:val="0"/>
          <w:marRight w:val="0"/>
          <w:marTop w:val="0"/>
          <w:marBottom w:val="0"/>
          <w:divBdr>
            <w:top w:val="none" w:sz="0" w:space="0" w:color="auto"/>
            <w:left w:val="none" w:sz="0" w:space="0" w:color="auto"/>
            <w:bottom w:val="none" w:sz="0" w:space="0" w:color="auto"/>
            <w:right w:val="none" w:sz="0" w:space="0" w:color="auto"/>
          </w:divBdr>
        </w:div>
        <w:div w:id="2080402724">
          <w:marLeft w:val="0"/>
          <w:marRight w:val="0"/>
          <w:marTop w:val="0"/>
          <w:marBottom w:val="0"/>
          <w:divBdr>
            <w:top w:val="none" w:sz="0" w:space="0" w:color="auto"/>
            <w:left w:val="none" w:sz="0" w:space="0" w:color="auto"/>
            <w:bottom w:val="none" w:sz="0" w:space="0" w:color="auto"/>
            <w:right w:val="none" w:sz="0" w:space="0" w:color="auto"/>
          </w:divBdr>
        </w:div>
        <w:div w:id="2106723886">
          <w:marLeft w:val="0"/>
          <w:marRight w:val="0"/>
          <w:marTop w:val="0"/>
          <w:marBottom w:val="0"/>
          <w:divBdr>
            <w:top w:val="none" w:sz="0" w:space="0" w:color="auto"/>
            <w:left w:val="none" w:sz="0" w:space="0" w:color="auto"/>
            <w:bottom w:val="none" w:sz="0" w:space="0" w:color="auto"/>
            <w:right w:val="none" w:sz="0" w:space="0" w:color="auto"/>
          </w:divBdr>
        </w:div>
        <w:div w:id="2117290785">
          <w:marLeft w:val="0"/>
          <w:marRight w:val="0"/>
          <w:marTop w:val="0"/>
          <w:marBottom w:val="0"/>
          <w:divBdr>
            <w:top w:val="none" w:sz="0" w:space="0" w:color="auto"/>
            <w:left w:val="none" w:sz="0" w:space="0" w:color="auto"/>
            <w:bottom w:val="none" w:sz="0" w:space="0" w:color="auto"/>
            <w:right w:val="none" w:sz="0" w:space="0" w:color="auto"/>
          </w:divBdr>
        </w:div>
        <w:div w:id="2133939253">
          <w:marLeft w:val="0"/>
          <w:marRight w:val="0"/>
          <w:marTop w:val="0"/>
          <w:marBottom w:val="0"/>
          <w:divBdr>
            <w:top w:val="none" w:sz="0" w:space="0" w:color="auto"/>
            <w:left w:val="none" w:sz="0" w:space="0" w:color="auto"/>
            <w:bottom w:val="none" w:sz="0" w:space="0" w:color="auto"/>
            <w:right w:val="none" w:sz="0" w:space="0" w:color="auto"/>
          </w:divBdr>
        </w:div>
        <w:div w:id="2140299949">
          <w:marLeft w:val="0"/>
          <w:marRight w:val="0"/>
          <w:marTop w:val="0"/>
          <w:marBottom w:val="0"/>
          <w:divBdr>
            <w:top w:val="none" w:sz="0" w:space="0" w:color="auto"/>
            <w:left w:val="none" w:sz="0" w:space="0" w:color="auto"/>
            <w:bottom w:val="none" w:sz="0" w:space="0" w:color="auto"/>
            <w:right w:val="none" w:sz="0" w:space="0" w:color="auto"/>
          </w:divBdr>
        </w:div>
      </w:divsChild>
    </w:div>
    <w:div w:id="2007125600">
      <w:bodyDiv w:val="1"/>
      <w:marLeft w:val="0"/>
      <w:marRight w:val="0"/>
      <w:marTop w:val="0"/>
      <w:marBottom w:val="0"/>
      <w:divBdr>
        <w:top w:val="none" w:sz="0" w:space="0" w:color="auto"/>
        <w:left w:val="none" w:sz="0" w:space="0" w:color="auto"/>
        <w:bottom w:val="none" w:sz="0" w:space="0" w:color="auto"/>
        <w:right w:val="none" w:sz="0" w:space="0" w:color="auto"/>
      </w:divBdr>
    </w:div>
    <w:div w:id="2038771847">
      <w:bodyDiv w:val="1"/>
      <w:marLeft w:val="0"/>
      <w:marRight w:val="0"/>
      <w:marTop w:val="0"/>
      <w:marBottom w:val="0"/>
      <w:divBdr>
        <w:top w:val="none" w:sz="0" w:space="0" w:color="auto"/>
        <w:left w:val="none" w:sz="0" w:space="0" w:color="auto"/>
        <w:bottom w:val="none" w:sz="0" w:space="0" w:color="auto"/>
        <w:right w:val="none" w:sz="0" w:space="0" w:color="auto"/>
      </w:divBdr>
    </w:div>
    <w:div w:id="2045136606">
      <w:bodyDiv w:val="1"/>
      <w:marLeft w:val="0"/>
      <w:marRight w:val="0"/>
      <w:marTop w:val="0"/>
      <w:marBottom w:val="0"/>
      <w:divBdr>
        <w:top w:val="none" w:sz="0" w:space="0" w:color="auto"/>
        <w:left w:val="none" w:sz="0" w:space="0" w:color="auto"/>
        <w:bottom w:val="none" w:sz="0" w:space="0" w:color="auto"/>
        <w:right w:val="none" w:sz="0" w:space="0" w:color="auto"/>
      </w:divBdr>
    </w:div>
    <w:div w:id="2104565531">
      <w:bodyDiv w:val="1"/>
      <w:marLeft w:val="0"/>
      <w:marRight w:val="0"/>
      <w:marTop w:val="0"/>
      <w:marBottom w:val="0"/>
      <w:divBdr>
        <w:top w:val="none" w:sz="0" w:space="0" w:color="auto"/>
        <w:left w:val="none" w:sz="0" w:space="0" w:color="auto"/>
        <w:bottom w:val="none" w:sz="0" w:space="0" w:color="auto"/>
        <w:right w:val="none" w:sz="0" w:space="0" w:color="auto"/>
      </w:divBdr>
    </w:div>
    <w:div w:id="213497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github.com/Spokesafety-Inc/Compal-Spoke-Safety-MNDA-Data/blob/main/ProductDocumentation/Product_Requirements_Document/VUE_999_00001_ProductRequirementsDocument.db"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mailto:https://en.wikipedia.org/wiki/Right-hand_rule"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en.wikipedia.org/wiki/Operating_temperature%23:~:text=An%20operating%20temperature%20is%20the,electrical%20or%20mechanical%20device%20operat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2.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 Id="rId27" Type="http://schemas.openxmlformats.org/officeDocument/2006/relationships/fontTable" Target="fontTable.xml"/><Relationship Id="rId30"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3B1580BE-E76A-4BCF-AB46-E7ED6CE0B1FA}">
    <t:Anchor>
      <t:Comment id="517534311"/>
    </t:Anchor>
    <t:History>
      <t:Event id="{E3377D71-FFB1-AC4C-8D38-63FBB7FA7BA4}" time="2025-03-02T22:45:47.498Z">
        <t:Attribution userId="S::Blaze.Sanders@spokesafety.com::e76b112d-0cd5-4b7d-a174-fba97354eb57" userProvider="AD" userName="Blaze Sanders"/>
        <t:Anchor>
          <t:Comment id="1040559299"/>
        </t:Anchor>
        <t:Create/>
      </t:Event>
      <t:Event id="{2BC8F988-46BE-254D-96BA-758FBC7AC187}" time="2025-03-02T22:45:47.498Z">
        <t:Attribution userId="S::Blaze.Sanders@spokesafety.com::e76b112d-0cd5-4b7d-a174-fba97354eb57" userProvider="AD" userName="Blaze Sanders"/>
        <t:Anchor>
          <t:Comment id="1040559299"/>
        </t:Anchor>
        <t:Assign userId="S::Domenico.Actis@spokesafety.com::b94dd762-d026-4cd5-9dde-8bab3456303c" userProvider="AD" userName="Domenico  Actis"/>
      </t:Event>
      <t:Event id="{8E41EDA3-0AE1-4547-84F9-AC70F67E80D3}" time="2025-03-02T22:45:47.498Z">
        <t:Attribution userId="S::Blaze.Sanders@spokesafety.com::e76b112d-0cd5-4b7d-a174-fba97354eb57" userProvider="AD" userName="Blaze Sanders"/>
        <t:Anchor>
          <t:Comment id="1040559299"/>
        </t:Anchor>
        <t:SetTitle title="Ethernet AVB is the wrong Ethernet interface I believe. How would we connect Murata Type 1YL  APP_CPU to IPC bus @Domenico Actis and @Jovan Zagajac"/>
      </t:Event>
      <t:Event id="{E5E1A9E4-DAFA-2B44-B314-67C03A406F9F}" time="2025-03-05T01:09:17.128Z">
        <t:Attribution userId="S::Blaze.Sanders@spokesafety.com::e76b112d-0cd5-4b7d-a174-fba97354eb57" userProvider="AD" userName="Blaze Sander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e96e7f0-30b2-41cb-ad77-ba781cef1fb7" xsi:nil="true"/>
    <lcf76f155ced4ddcb4097134ff3c332f xmlns="4874a76f-8a42-445e-bb84-3a87fb40401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D961C5BF8DD25418429CCEAC0CCAEDB" ma:contentTypeVersion="15" ma:contentTypeDescription="Create a new document." ma:contentTypeScope="" ma:versionID="43a1225b631e65a9018cc09c2fa799c0">
  <xsd:schema xmlns:xsd="http://www.w3.org/2001/XMLSchema" xmlns:xs="http://www.w3.org/2001/XMLSchema" xmlns:p="http://schemas.microsoft.com/office/2006/metadata/properties" xmlns:ns2="4874a76f-8a42-445e-bb84-3a87fb404012" xmlns:ns3="2e96e7f0-30b2-41cb-ad77-ba781cef1fb7" targetNamespace="http://schemas.microsoft.com/office/2006/metadata/properties" ma:root="true" ma:fieldsID="0f6e047cb36d8b18ed5cdb1d9ac5e036" ns2:_="" ns3:_="">
    <xsd:import namespace="4874a76f-8a42-445e-bb84-3a87fb404012"/>
    <xsd:import namespace="2e96e7f0-30b2-41cb-ad77-ba781cef1fb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4a76f-8a42-445e-bb84-3a87fb404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29a1cc-84f8-422f-afd7-edeb69080e1a"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96e7f0-30b2-41cb-ad77-ba781cef1fb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90767ee-e985-4a72-bcc2-b45382ab5923}" ma:internalName="TaxCatchAll" ma:showField="CatchAllData" ma:web="2e96e7f0-30b2-41cb-ad77-ba781cef1fb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C4A27-FD6A-4AC6-8A63-F071FF3EE1D8}">
  <ds:schemaRefs>
    <ds:schemaRef ds:uri="http://schemas.microsoft.com/office/2006/metadata/properties"/>
    <ds:schemaRef ds:uri="http://schemas.microsoft.com/office/infopath/2007/PartnerControls"/>
    <ds:schemaRef ds:uri="2e96e7f0-30b2-41cb-ad77-ba781cef1fb7"/>
    <ds:schemaRef ds:uri="4874a76f-8a42-445e-bb84-3a87fb404012"/>
  </ds:schemaRefs>
</ds:datastoreItem>
</file>

<file path=customXml/itemProps2.xml><?xml version="1.0" encoding="utf-8"?>
<ds:datastoreItem xmlns:ds="http://schemas.openxmlformats.org/officeDocument/2006/customXml" ds:itemID="{FCE4CCC3-EB68-4183-A636-4B0F0C1A9B37}">
  <ds:schemaRefs>
    <ds:schemaRef ds:uri="http://schemas.microsoft.com/sharepoint/v3/contenttype/forms"/>
  </ds:schemaRefs>
</ds:datastoreItem>
</file>

<file path=customXml/itemProps3.xml><?xml version="1.0" encoding="utf-8"?>
<ds:datastoreItem xmlns:ds="http://schemas.openxmlformats.org/officeDocument/2006/customXml" ds:itemID="{DD33D3A5-1408-424D-AD93-F782B3E74F9B}">
  <ds:schemaRefs>
    <ds:schemaRef ds:uri="http://schemas.openxmlformats.org/officeDocument/2006/bibliography"/>
  </ds:schemaRefs>
</ds:datastoreItem>
</file>

<file path=customXml/itemProps4.xml><?xml version="1.0" encoding="utf-8"?>
<ds:datastoreItem xmlns:ds="http://schemas.openxmlformats.org/officeDocument/2006/customXml" ds:itemID="{223F5339-8F1E-4F87-BE65-DAE3FA6FA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4a76f-8a42-445e-bb84-3a87fb404012"/>
    <ds:schemaRef ds:uri="2e96e7f0-30b2-41cb-ad77-ba781cef1f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3854</Words>
  <Characters>21970</Characters>
  <Application>Microsoft Office Word</Application>
  <DocSecurity>0</DocSecurity>
  <Lines>183</Lines>
  <Paragraphs>51</Paragraphs>
  <ScaleCrop>false</ScaleCrop>
  <Company/>
  <LinksUpToDate>false</LinksUpToDate>
  <CharactersWithSpaces>25773</CharactersWithSpaces>
  <SharedDoc>false</SharedDoc>
  <HLinks>
    <vt:vector size="324" baseType="variant">
      <vt:variant>
        <vt:i4>7602223</vt:i4>
      </vt:variant>
      <vt:variant>
        <vt:i4>147</vt:i4>
      </vt:variant>
      <vt:variant>
        <vt:i4>0</vt:i4>
      </vt:variant>
      <vt:variant>
        <vt:i4>5</vt:i4>
      </vt:variant>
      <vt:variant>
        <vt:lpwstr>https://www.gps.gov/systems/gps/performance/accuracy/</vt:lpwstr>
      </vt:variant>
      <vt:variant>
        <vt:lpwstr>:~:text=civilian%20GPS%20accur[9]acy?-,How%20accurate%20is%20GPS?,measurements%20at%20the%20millimeter%20level.</vt:lpwstr>
      </vt:variant>
      <vt:variant>
        <vt:i4>7602280</vt:i4>
      </vt:variant>
      <vt:variant>
        <vt:i4>144</vt:i4>
      </vt:variant>
      <vt:variant>
        <vt:i4>0</vt:i4>
      </vt:variant>
      <vt:variant>
        <vt:i4>5</vt:i4>
      </vt:variant>
      <vt:variant>
        <vt:lpwstr>https://www.s-ge.com/en/publication/checklist/2024-e-ct8-eu-product-safety-regulation-gpsr-distance-selling</vt:lpwstr>
      </vt:variant>
      <vt:variant>
        <vt:lpwstr/>
      </vt:variant>
      <vt:variant>
        <vt:i4>1966156</vt:i4>
      </vt:variant>
      <vt:variant>
        <vt:i4>141</vt:i4>
      </vt:variant>
      <vt:variant>
        <vt:i4>0</vt:i4>
      </vt:variant>
      <vt:variant>
        <vt:i4>5</vt:i4>
      </vt:variant>
      <vt:variant>
        <vt:lpwstr>https://www.dlsemc.com/iec-en-55032-electromagnetic-compatibility-of-multimedia-equipment-emission-requirements/</vt:lpwstr>
      </vt:variant>
      <vt:variant>
        <vt:lpwstr/>
      </vt:variant>
      <vt:variant>
        <vt:i4>6094867</vt:i4>
      </vt:variant>
      <vt:variant>
        <vt:i4>138</vt:i4>
      </vt:variant>
      <vt:variant>
        <vt:i4>0</vt:i4>
      </vt:variant>
      <vt:variant>
        <vt:i4>5</vt:i4>
      </vt:variant>
      <vt:variant>
        <vt:lpwstr>https://github.com/OATCI/OmniAir-Test-Control-Interface/tree/main</vt:lpwstr>
      </vt:variant>
      <vt:variant>
        <vt:lpwstr/>
      </vt:variant>
      <vt:variant>
        <vt:i4>6619246</vt:i4>
      </vt:variant>
      <vt:variant>
        <vt:i4>135</vt:i4>
      </vt:variant>
      <vt:variant>
        <vt:i4>0</vt:i4>
      </vt:variant>
      <vt:variant>
        <vt:i4>5</vt:i4>
      </vt:variant>
      <vt:variant>
        <vt:lpwstr>https://www.oag.ca.gov/privacy/ccpa</vt:lpwstr>
      </vt:variant>
      <vt:variant>
        <vt:lpwstr/>
      </vt:variant>
      <vt:variant>
        <vt:i4>1900637</vt:i4>
      </vt:variant>
      <vt:variant>
        <vt:i4>132</vt:i4>
      </vt:variant>
      <vt:variant>
        <vt:i4>0</vt:i4>
      </vt:variant>
      <vt:variant>
        <vt:i4>5</vt:i4>
      </vt:variant>
      <vt:variant>
        <vt:lpwstr>https://eur-lex.europa.eu/eli/reg/2016/679/oj/eng</vt:lpwstr>
      </vt:variant>
      <vt:variant>
        <vt:lpwstr/>
      </vt:variant>
      <vt:variant>
        <vt:i4>10</vt:i4>
      </vt:variant>
      <vt:variant>
        <vt:i4>129</vt:i4>
      </vt:variant>
      <vt:variant>
        <vt:i4>0</vt:i4>
      </vt:variant>
      <vt:variant>
        <vt:i4>5</vt:i4>
      </vt:variant>
      <vt:variant>
        <vt:lpwstr>https://digital-strategy.ec.europa.eu/en/library/cyber-resilience-act</vt:lpwstr>
      </vt:variant>
      <vt:variant>
        <vt:lpwstr/>
      </vt:variant>
      <vt:variant>
        <vt:i4>4849744</vt:i4>
      </vt:variant>
      <vt:variant>
        <vt:i4>126</vt:i4>
      </vt:variant>
      <vt:variant>
        <vt:i4>0</vt:i4>
      </vt:variant>
      <vt:variant>
        <vt:i4>5</vt:i4>
      </vt:variant>
      <vt:variant>
        <vt:lpwstr>https://ventureoutsource.com/contract-manufacturing/5-methodology-steps-6-sigma-electronics-printed-circuit-board-assemblies</vt:lpwstr>
      </vt:variant>
      <vt:variant>
        <vt:lpwstr/>
      </vt:variant>
      <vt:variant>
        <vt:i4>3145771</vt:i4>
      </vt:variant>
      <vt:variant>
        <vt:i4>123</vt:i4>
      </vt:variant>
      <vt:variant>
        <vt:i4>0</vt:i4>
      </vt:variant>
      <vt:variant>
        <vt:i4>5</vt:i4>
      </vt:variant>
      <vt:variant>
        <vt:lpwstr>https://hardware.iot.telekom.com/Services/Certification</vt:lpwstr>
      </vt:variant>
      <vt:variant>
        <vt:lpwstr/>
      </vt:variant>
      <vt:variant>
        <vt:i4>7012448</vt:i4>
      </vt:variant>
      <vt:variant>
        <vt:i4>120</vt:i4>
      </vt:variant>
      <vt:variant>
        <vt:i4>0</vt:i4>
      </vt:variant>
      <vt:variant>
        <vt:i4>5</vt:i4>
      </vt:variant>
      <vt:variant>
        <vt:lpwstr>mailto:https://www.microsoft.com/en-us/microsoft-365/planner/microsoft-planner</vt:lpwstr>
      </vt:variant>
      <vt:variant>
        <vt:lpwstr/>
      </vt:variant>
      <vt:variant>
        <vt:i4>6422605</vt:i4>
      </vt:variant>
      <vt:variant>
        <vt:i4>117</vt:i4>
      </vt:variant>
      <vt:variant>
        <vt:i4>0</vt:i4>
      </vt:variant>
      <vt:variant>
        <vt:i4>5</vt:i4>
      </vt:variant>
      <vt:variant>
        <vt:lpwstr>mailto:https://en.wikipedia.org/wiki/Microsoft_Project</vt:lpwstr>
      </vt:variant>
      <vt:variant>
        <vt:lpwstr/>
      </vt:variant>
      <vt:variant>
        <vt:i4>3670019</vt:i4>
      </vt:variant>
      <vt:variant>
        <vt:i4>114</vt:i4>
      </vt:variant>
      <vt:variant>
        <vt:i4>0</vt:i4>
      </vt:variant>
      <vt:variant>
        <vt:i4>5</vt:i4>
      </vt:variant>
      <vt:variant>
        <vt:lpwstr>mailto:https://en.wikipedia.org/wiki/Operating_temperature</vt:lpwstr>
      </vt:variant>
      <vt:variant>
        <vt:lpwstr>:~:text=An%20operating%20temperature%20is%20the,electrical%20or%20mechanical%20device%20operates.</vt:lpwstr>
      </vt:variant>
      <vt:variant>
        <vt:i4>5374013</vt:i4>
      </vt:variant>
      <vt:variant>
        <vt:i4>111</vt:i4>
      </vt:variant>
      <vt:variant>
        <vt:i4>0</vt:i4>
      </vt:variant>
      <vt:variant>
        <vt:i4>5</vt:i4>
      </vt:variant>
      <vt:variant>
        <vt:lpwstr>https://www.scmsmanager.org/wp-content/uploads/2023/10/SCMS-Manager-End-Entity-Security-Requirements-v2_04.pdf</vt:lpwstr>
      </vt:variant>
      <vt:variant>
        <vt:lpwstr/>
      </vt:variant>
      <vt:variant>
        <vt:i4>3538968</vt:i4>
      </vt:variant>
      <vt:variant>
        <vt:i4>108</vt:i4>
      </vt:variant>
      <vt:variant>
        <vt:i4>0</vt:i4>
      </vt:variant>
      <vt:variant>
        <vt:i4>5</vt:i4>
      </vt:variant>
      <vt:variant>
        <vt:lpwstr>https://spokesafety9.sharepoint.com/:x:/s/SpokeSafety/EYbv3Aji-dNJoqhDGGaiTaABD_RkFR4K9VGZ3vMP2a4W7Q</vt:lpwstr>
      </vt:variant>
      <vt:variant>
        <vt:lpwstr/>
      </vt:variant>
      <vt:variant>
        <vt:i4>4063312</vt:i4>
      </vt:variant>
      <vt:variant>
        <vt:i4>105</vt:i4>
      </vt:variant>
      <vt:variant>
        <vt:i4>0</vt:i4>
      </vt:variant>
      <vt:variant>
        <vt:i4>5</vt:i4>
      </vt:variant>
      <vt:variant>
        <vt:lpwstr>mailto:https://en.wikipedia.org/wiki/Right-hand_rule</vt:lpwstr>
      </vt:variant>
      <vt:variant>
        <vt:lpwstr/>
      </vt:variant>
      <vt:variant>
        <vt:i4>2031664</vt:i4>
      </vt:variant>
      <vt:variant>
        <vt:i4>98</vt:i4>
      </vt:variant>
      <vt:variant>
        <vt:i4>0</vt:i4>
      </vt:variant>
      <vt:variant>
        <vt:i4>5</vt:i4>
      </vt:variant>
      <vt:variant>
        <vt:lpwstr/>
      </vt:variant>
      <vt:variant>
        <vt:lpwstr>_Toc191999916</vt:lpwstr>
      </vt:variant>
      <vt:variant>
        <vt:i4>2031664</vt:i4>
      </vt:variant>
      <vt:variant>
        <vt:i4>92</vt:i4>
      </vt:variant>
      <vt:variant>
        <vt:i4>0</vt:i4>
      </vt:variant>
      <vt:variant>
        <vt:i4>5</vt:i4>
      </vt:variant>
      <vt:variant>
        <vt:lpwstr/>
      </vt:variant>
      <vt:variant>
        <vt:lpwstr>_Toc191999915</vt:lpwstr>
      </vt:variant>
      <vt:variant>
        <vt:i4>2031664</vt:i4>
      </vt:variant>
      <vt:variant>
        <vt:i4>86</vt:i4>
      </vt:variant>
      <vt:variant>
        <vt:i4>0</vt:i4>
      </vt:variant>
      <vt:variant>
        <vt:i4>5</vt:i4>
      </vt:variant>
      <vt:variant>
        <vt:lpwstr/>
      </vt:variant>
      <vt:variant>
        <vt:lpwstr>_Toc191999914</vt:lpwstr>
      </vt:variant>
      <vt:variant>
        <vt:i4>2031664</vt:i4>
      </vt:variant>
      <vt:variant>
        <vt:i4>80</vt:i4>
      </vt:variant>
      <vt:variant>
        <vt:i4>0</vt:i4>
      </vt:variant>
      <vt:variant>
        <vt:i4>5</vt:i4>
      </vt:variant>
      <vt:variant>
        <vt:lpwstr/>
      </vt:variant>
      <vt:variant>
        <vt:lpwstr>_Toc191999913</vt:lpwstr>
      </vt:variant>
      <vt:variant>
        <vt:i4>2031664</vt:i4>
      </vt:variant>
      <vt:variant>
        <vt:i4>74</vt:i4>
      </vt:variant>
      <vt:variant>
        <vt:i4>0</vt:i4>
      </vt:variant>
      <vt:variant>
        <vt:i4>5</vt:i4>
      </vt:variant>
      <vt:variant>
        <vt:lpwstr/>
      </vt:variant>
      <vt:variant>
        <vt:lpwstr>_Toc191999912</vt:lpwstr>
      </vt:variant>
      <vt:variant>
        <vt:i4>2031664</vt:i4>
      </vt:variant>
      <vt:variant>
        <vt:i4>68</vt:i4>
      </vt:variant>
      <vt:variant>
        <vt:i4>0</vt:i4>
      </vt:variant>
      <vt:variant>
        <vt:i4>5</vt:i4>
      </vt:variant>
      <vt:variant>
        <vt:lpwstr/>
      </vt:variant>
      <vt:variant>
        <vt:lpwstr>_Toc191999911</vt:lpwstr>
      </vt:variant>
      <vt:variant>
        <vt:i4>2031664</vt:i4>
      </vt:variant>
      <vt:variant>
        <vt:i4>62</vt:i4>
      </vt:variant>
      <vt:variant>
        <vt:i4>0</vt:i4>
      </vt:variant>
      <vt:variant>
        <vt:i4>5</vt:i4>
      </vt:variant>
      <vt:variant>
        <vt:lpwstr/>
      </vt:variant>
      <vt:variant>
        <vt:lpwstr>_Toc191999910</vt:lpwstr>
      </vt:variant>
      <vt:variant>
        <vt:i4>1966128</vt:i4>
      </vt:variant>
      <vt:variant>
        <vt:i4>56</vt:i4>
      </vt:variant>
      <vt:variant>
        <vt:i4>0</vt:i4>
      </vt:variant>
      <vt:variant>
        <vt:i4>5</vt:i4>
      </vt:variant>
      <vt:variant>
        <vt:lpwstr/>
      </vt:variant>
      <vt:variant>
        <vt:lpwstr>_Toc191999909</vt:lpwstr>
      </vt:variant>
      <vt:variant>
        <vt:i4>1966128</vt:i4>
      </vt:variant>
      <vt:variant>
        <vt:i4>50</vt:i4>
      </vt:variant>
      <vt:variant>
        <vt:i4>0</vt:i4>
      </vt:variant>
      <vt:variant>
        <vt:i4>5</vt:i4>
      </vt:variant>
      <vt:variant>
        <vt:lpwstr/>
      </vt:variant>
      <vt:variant>
        <vt:lpwstr>_Toc191999908</vt:lpwstr>
      </vt:variant>
      <vt:variant>
        <vt:i4>1966128</vt:i4>
      </vt:variant>
      <vt:variant>
        <vt:i4>44</vt:i4>
      </vt:variant>
      <vt:variant>
        <vt:i4>0</vt:i4>
      </vt:variant>
      <vt:variant>
        <vt:i4>5</vt:i4>
      </vt:variant>
      <vt:variant>
        <vt:lpwstr/>
      </vt:variant>
      <vt:variant>
        <vt:lpwstr>_Toc191999907</vt:lpwstr>
      </vt:variant>
      <vt:variant>
        <vt:i4>1966128</vt:i4>
      </vt:variant>
      <vt:variant>
        <vt:i4>38</vt:i4>
      </vt:variant>
      <vt:variant>
        <vt:i4>0</vt:i4>
      </vt:variant>
      <vt:variant>
        <vt:i4>5</vt:i4>
      </vt:variant>
      <vt:variant>
        <vt:lpwstr/>
      </vt:variant>
      <vt:variant>
        <vt:lpwstr>_Toc191999906</vt:lpwstr>
      </vt:variant>
      <vt:variant>
        <vt:i4>1966128</vt:i4>
      </vt:variant>
      <vt:variant>
        <vt:i4>32</vt:i4>
      </vt:variant>
      <vt:variant>
        <vt:i4>0</vt:i4>
      </vt:variant>
      <vt:variant>
        <vt:i4>5</vt:i4>
      </vt:variant>
      <vt:variant>
        <vt:lpwstr/>
      </vt:variant>
      <vt:variant>
        <vt:lpwstr>_Toc191999905</vt:lpwstr>
      </vt:variant>
      <vt:variant>
        <vt:i4>1966128</vt:i4>
      </vt:variant>
      <vt:variant>
        <vt:i4>26</vt:i4>
      </vt:variant>
      <vt:variant>
        <vt:i4>0</vt:i4>
      </vt:variant>
      <vt:variant>
        <vt:i4>5</vt:i4>
      </vt:variant>
      <vt:variant>
        <vt:lpwstr/>
      </vt:variant>
      <vt:variant>
        <vt:lpwstr>_Toc191999904</vt:lpwstr>
      </vt:variant>
      <vt:variant>
        <vt:i4>1966128</vt:i4>
      </vt:variant>
      <vt:variant>
        <vt:i4>20</vt:i4>
      </vt:variant>
      <vt:variant>
        <vt:i4>0</vt:i4>
      </vt:variant>
      <vt:variant>
        <vt:i4>5</vt:i4>
      </vt:variant>
      <vt:variant>
        <vt:lpwstr/>
      </vt:variant>
      <vt:variant>
        <vt:lpwstr>_Toc191999903</vt:lpwstr>
      </vt:variant>
      <vt:variant>
        <vt:i4>1966128</vt:i4>
      </vt:variant>
      <vt:variant>
        <vt:i4>14</vt:i4>
      </vt:variant>
      <vt:variant>
        <vt:i4>0</vt:i4>
      </vt:variant>
      <vt:variant>
        <vt:i4>5</vt:i4>
      </vt:variant>
      <vt:variant>
        <vt:lpwstr/>
      </vt:variant>
      <vt:variant>
        <vt:lpwstr>_Toc191999902</vt:lpwstr>
      </vt:variant>
      <vt:variant>
        <vt:i4>1966128</vt:i4>
      </vt:variant>
      <vt:variant>
        <vt:i4>8</vt:i4>
      </vt:variant>
      <vt:variant>
        <vt:i4>0</vt:i4>
      </vt:variant>
      <vt:variant>
        <vt:i4>5</vt:i4>
      </vt:variant>
      <vt:variant>
        <vt:lpwstr/>
      </vt:variant>
      <vt:variant>
        <vt:lpwstr>_Toc191999901</vt:lpwstr>
      </vt:variant>
      <vt:variant>
        <vt:i4>1966128</vt:i4>
      </vt:variant>
      <vt:variant>
        <vt:i4>2</vt:i4>
      </vt:variant>
      <vt:variant>
        <vt:i4>0</vt:i4>
      </vt:variant>
      <vt:variant>
        <vt:i4>5</vt:i4>
      </vt:variant>
      <vt:variant>
        <vt:lpwstr/>
      </vt:variant>
      <vt:variant>
        <vt:lpwstr>_Toc191999900</vt:lpwstr>
      </vt:variant>
      <vt:variant>
        <vt:i4>1572887</vt:i4>
      </vt:variant>
      <vt:variant>
        <vt:i4>63</vt:i4>
      </vt:variant>
      <vt:variant>
        <vt:i4>0</vt:i4>
      </vt:variant>
      <vt:variant>
        <vt:i4>5</vt:i4>
      </vt:variant>
      <vt:variant>
        <vt:lpwstr>https://www.protoexpress.com/blog/drc-pcb-manufacturing/</vt:lpwstr>
      </vt:variant>
      <vt:variant>
        <vt:lpwstr>:~:text=DRC%20is%20a%20comprehensive%20way,built%2Din%20design%20rule%20checker.</vt:lpwstr>
      </vt:variant>
      <vt:variant>
        <vt:i4>3735623</vt:i4>
      </vt:variant>
      <vt:variant>
        <vt:i4>60</vt:i4>
      </vt:variant>
      <vt:variant>
        <vt:i4>0</vt:i4>
      </vt:variant>
      <vt:variant>
        <vt:i4>5</vt:i4>
      </vt:variant>
      <vt:variant>
        <vt:lpwstr>mailto:Domenico.Actis@spokesafety.com</vt:lpwstr>
      </vt:variant>
      <vt:variant>
        <vt:lpwstr/>
      </vt:variant>
      <vt:variant>
        <vt:i4>5570622</vt:i4>
      </vt:variant>
      <vt:variant>
        <vt:i4>57</vt:i4>
      </vt:variant>
      <vt:variant>
        <vt:i4>0</vt:i4>
      </vt:variant>
      <vt:variant>
        <vt:i4>5</vt:i4>
      </vt:variant>
      <vt:variant>
        <vt:lpwstr>mailto:matt.maczuzak@spokesafety.com</vt:lpwstr>
      </vt:variant>
      <vt:variant>
        <vt:lpwstr/>
      </vt:variant>
      <vt:variant>
        <vt:i4>2687055</vt:i4>
      </vt:variant>
      <vt:variant>
        <vt:i4>54</vt:i4>
      </vt:variant>
      <vt:variant>
        <vt:i4>0</vt:i4>
      </vt:variant>
      <vt:variant>
        <vt:i4>5</vt:i4>
      </vt:variant>
      <vt:variant>
        <vt:lpwstr>mailto:jp.brocket@spokesafety.com</vt:lpwstr>
      </vt:variant>
      <vt:variant>
        <vt:lpwstr/>
      </vt:variant>
      <vt:variant>
        <vt:i4>327806</vt:i4>
      </vt:variant>
      <vt:variant>
        <vt:i4>51</vt:i4>
      </vt:variant>
      <vt:variant>
        <vt:i4>0</vt:i4>
      </vt:variant>
      <vt:variant>
        <vt:i4>5</vt:i4>
      </vt:variant>
      <vt:variant>
        <vt:lpwstr>mailto:Blaze.Sanders@spokesafety.com</vt:lpwstr>
      </vt:variant>
      <vt:variant>
        <vt:lpwstr/>
      </vt:variant>
      <vt:variant>
        <vt:i4>721016</vt:i4>
      </vt:variant>
      <vt:variant>
        <vt:i4>48</vt:i4>
      </vt:variant>
      <vt:variant>
        <vt:i4>0</vt:i4>
      </vt:variant>
      <vt:variant>
        <vt:i4>5</vt:i4>
      </vt:variant>
      <vt:variant>
        <vt:lpwstr>mailto:david.brodie@spokesafety.com</vt:lpwstr>
      </vt:variant>
      <vt:variant>
        <vt:lpwstr/>
      </vt:variant>
      <vt:variant>
        <vt:i4>721016</vt:i4>
      </vt:variant>
      <vt:variant>
        <vt:i4>45</vt:i4>
      </vt:variant>
      <vt:variant>
        <vt:i4>0</vt:i4>
      </vt:variant>
      <vt:variant>
        <vt:i4>5</vt:i4>
      </vt:variant>
      <vt:variant>
        <vt:lpwstr>mailto:david.brodie@spokesafety.com</vt:lpwstr>
      </vt:variant>
      <vt:variant>
        <vt:lpwstr/>
      </vt:variant>
      <vt:variant>
        <vt:i4>917616</vt:i4>
      </vt:variant>
      <vt:variant>
        <vt:i4>42</vt:i4>
      </vt:variant>
      <vt:variant>
        <vt:i4>0</vt:i4>
      </vt:variant>
      <vt:variant>
        <vt:i4>5</vt:i4>
      </vt:variant>
      <vt:variant>
        <vt:lpwstr>mailto:jovan.zagajac@spokesafety.com</vt:lpwstr>
      </vt:variant>
      <vt:variant>
        <vt:lpwstr/>
      </vt:variant>
      <vt:variant>
        <vt:i4>327806</vt:i4>
      </vt:variant>
      <vt:variant>
        <vt:i4>39</vt:i4>
      </vt:variant>
      <vt:variant>
        <vt:i4>0</vt:i4>
      </vt:variant>
      <vt:variant>
        <vt:i4>5</vt:i4>
      </vt:variant>
      <vt:variant>
        <vt:lpwstr>mailto:Blaze.Sanders@spokesafety.com</vt:lpwstr>
      </vt:variant>
      <vt:variant>
        <vt:lpwstr/>
      </vt:variant>
      <vt:variant>
        <vt:i4>721016</vt:i4>
      </vt:variant>
      <vt:variant>
        <vt:i4>36</vt:i4>
      </vt:variant>
      <vt:variant>
        <vt:i4>0</vt:i4>
      </vt:variant>
      <vt:variant>
        <vt:i4>5</vt:i4>
      </vt:variant>
      <vt:variant>
        <vt:lpwstr>mailto:david.brodie@spokesafety.com</vt:lpwstr>
      </vt:variant>
      <vt:variant>
        <vt:lpwstr/>
      </vt:variant>
      <vt:variant>
        <vt:i4>327806</vt:i4>
      </vt:variant>
      <vt:variant>
        <vt:i4>33</vt:i4>
      </vt:variant>
      <vt:variant>
        <vt:i4>0</vt:i4>
      </vt:variant>
      <vt:variant>
        <vt:i4>5</vt:i4>
      </vt:variant>
      <vt:variant>
        <vt:lpwstr>mailto:Blaze.Sanders@spokesafety.com</vt:lpwstr>
      </vt:variant>
      <vt:variant>
        <vt:lpwstr/>
      </vt:variant>
      <vt:variant>
        <vt:i4>3735623</vt:i4>
      </vt:variant>
      <vt:variant>
        <vt:i4>30</vt:i4>
      </vt:variant>
      <vt:variant>
        <vt:i4>0</vt:i4>
      </vt:variant>
      <vt:variant>
        <vt:i4>5</vt:i4>
      </vt:variant>
      <vt:variant>
        <vt:lpwstr>mailto:Domenico.Actis@spokesafety.com</vt:lpwstr>
      </vt:variant>
      <vt:variant>
        <vt:lpwstr/>
      </vt:variant>
      <vt:variant>
        <vt:i4>917616</vt:i4>
      </vt:variant>
      <vt:variant>
        <vt:i4>27</vt:i4>
      </vt:variant>
      <vt:variant>
        <vt:i4>0</vt:i4>
      </vt:variant>
      <vt:variant>
        <vt:i4>5</vt:i4>
      </vt:variant>
      <vt:variant>
        <vt:lpwstr>mailto:jovan.zagajac@spokesafety.com</vt:lpwstr>
      </vt:variant>
      <vt:variant>
        <vt:lpwstr/>
      </vt:variant>
      <vt:variant>
        <vt:i4>721016</vt:i4>
      </vt:variant>
      <vt:variant>
        <vt:i4>24</vt:i4>
      </vt:variant>
      <vt:variant>
        <vt:i4>0</vt:i4>
      </vt:variant>
      <vt:variant>
        <vt:i4>5</vt:i4>
      </vt:variant>
      <vt:variant>
        <vt:lpwstr>mailto:david.brodie@spokesafety.com</vt:lpwstr>
      </vt:variant>
      <vt:variant>
        <vt:lpwstr/>
      </vt:variant>
      <vt:variant>
        <vt:i4>2687055</vt:i4>
      </vt:variant>
      <vt:variant>
        <vt:i4>21</vt:i4>
      </vt:variant>
      <vt:variant>
        <vt:i4>0</vt:i4>
      </vt:variant>
      <vt:variant>
        <vt:i4>5</vt:i4>
      </vt:variant>
      <vt:variant>
        <vt:lpwstr>mailto:jp.brocket@spokesafety.com</vt:lpwstr>
      </vt:variant>
      <vt:variant>
        <vt:lpwstr/>
      </vt:variant>
      <vt:variant>
        <vt:i4>2097202</vt:i4>
      </vt:variant>
      <vt:variant>
        <vt:i4>18</vt:i4>
      </vt:variant>
      <vt:variant>
        <vt:i4>0</vt:i4>
      </vt:variant>
      <vt:variant>
        <vt:i4>5</vt:i4>
      </vt:variant>
      <vt:variant>
        <vt:lpwstr>https://www.rapidtables.com/calc/light/candela-to-lumen-calculator.html</vt:lpwstr>
      </vt:variant>
      <vt:variant>
        <vt:lpwstr/>
      </vt:variant>
      <vt:variant>
        <vt:i4>2097202</vt:i4>
      </vt:variant>
      <vt:variant>
        <vt:i4>15</vt:i4>
      </vt:variant>
      <vt:variant>
        <vt:i4>0</vt:i4>
      </vt:variant>
      <vt:variant>
        <vt:i4>5</vt:i4>
      </vt:variant>
      <vt:variant>
        <vt:lpwstr>https://www.rapidtables.com/calc/light/candela-to-lumen-calculator.html</vt:lpwstr>
      </vt:variant>
      <vt:variant>
        <vt:lpwstr/>
      </vt:variant>
      <vt:variant>
        <vt:i4>7929963</vt:i4>
      </vt:variant>
      <vt:variant>
        <vt:i4>12</vt:i4>
      </vt:variant>
      <vt:variant>
        <vt:i4>0</vt:i4>
      </vt:variant>
      <vt:variant>
        <vt:i4>5</vt:i4>
      </vt:variant>
      <vt:variant>
        <vt:lpwstr>https://spokesafety9.sharepoint.com/:x:/s/SpokeInc-HWDevelopmentPlayground/EWE5ppYHNUFEljf54TXASO4BBLT6GpagMJtiPbSXf5ob0A?e=bZRHhX</vt:lpwstr>
      </vt:variant>
      <vt:variant>
        <vt:lpwstr/>
      </vt:variant>
      <vt:variant>
        <vt:i4>2818169</vt:i4>
      </vt:variant>
      <vt:variant>
        <vt:i4>9</vt:i4>
      </vt:variant>
      <vt:variant>
        <vt:i4>0</vt:i4>
      </vt:variant>
      <vt:variant>
        <vt:i4>5</vt:i4>
      </vt:variant>
      <vt:variant>
        <vt:lpwstr>https://spokesafety9.sharepoint.com/:p:/s/SpokeInc-HWDevelopmentPlayground/EfG7UtLuFbVMh8pMdT6wjTcBubilCEXi3h5VopgrLleO6Q?e=Vn2C2p</vt:lpwstr>
      </vt:variant>
      <vt:variant>
        <vt:lpwstr/>
      </vt:variant>
      <vt:variant>
        <vt:i4>917616</vt:i4>
      </vt:variant>
      <vt:variant>
        <vt:i4>6</vt:i4>
      </vt:variant>
      <vt:variant>
        <vt:i4>0</vt:i4>
      </vt:variant>
      <vt:variant>
        <vt:i4>5</vt:i4>
      </vt:variant>
      <vt:variant>
        <vt:lpwstr>mailto:jovan.zagajac@spokesafety.com</vt:lpwstr>
      </vt:variant>
      <vt:variant>
        <vt:lpwstr/>
      </vt:variant>
      <vt:variant>
        <vt:i4>3735623</vt:i4>
      </vt:variant>
      <vt:variant>
        <vt:i4>3</vt:i4>
      </vt:variant>
      <vt:variant>
        <vt:i4>0</vt:i4>
      </vt:variant>
      <vt:variant>
        <vt:i4>5</vt:i4>
      </vt:variant>
      <vt:variant>
        <vt:lpwstr>mailto:Domenico.Actis@spokesafety.com</vt:lpwstr>
      </vt:variant>
      <vt:variant>
        <vt:lpwstr/>
      </vt:variant>
      <vt:variant>
        <vt:i4>327806</vt:i4>
      </vt:variant>
      <vt:variant>
        <vt:i4>0</vt:i4>
      </vt:variant>
      <vt:variant>
        <vt:i4>0</vt:i4>
      </vt:variant>
      <vt:variant>
        <vt:i4>5</vt:i4>
      </vt:variant>
      <vt:variant>
        <vt:lpwstr>mailto:Blaze.Sanders@spokesafety.com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Blaze Sanders</dc:creator>
  <cp:keywords/>
  <dc:description/>
  <cp:lastModifiedBy>Blaze Sanders</cp:lastModifiedBy>
  <cp:revision>40</cp:revision>
  <dcterms:created xsi:type="dcterms:W3CDTF">2025-05-01T12:01:00Z</dcterms:created>
  <dcterms:modified xsi:type="dcterms:W3CDTF">2025-05-01T12:35:00Z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0x010100CD961C5BF8DD25418429CCEAC0CCAEDB</vt:lpwstr>
  </property>
</Properties>
</file>